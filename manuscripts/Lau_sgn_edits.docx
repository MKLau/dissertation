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A5F9C62" w14:textId="46ED2B58" w:rsidR="0017741E" w:rsidRPr="00734E4A" w:rsidRDefault="00CE0A2A">
      <w:pPr>
        <w:rPr>
          <w:b/>
        </w:rPr>
      </w:pPr>
      <w:r>
        <w:rPr>
          <w:b/>
        </w:rPr>
        <w:t xml:space="preserve">No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6A1CF2C5" w:rsidR="00567A60" w:rsidRDefault="00BB7CA5" w:rsidP="00535210">
      <w:r>
        <w:t>M.K. Lau</w:t>
      </w:r>
      <w:r w:rsidR="005A0AC7">
        <w:t>, S.R. Borrett, S.M. Shuster,</w:t>
      </w:r>
      <w:r w:rsidR="00CB5CBF">
        <w:t xml:space="preserve"> A.R. Keith, </w:t>
      </w:r>
      <w:r w:rsidR="005A0AC7">
        <w:t>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13"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BCD87A3" w:rsidR="00E61875" w:rsidRDefault="008E2C12" w:rsidP="00E61875">
      <w:pPr>
        <w:pStyle w:val="ListParagraph"/>
        <w:numPr>
          <w:ilvl w:val="0"/>
          <w:numId w:val="4"/>
        </w:numPr>
      </w:pPr>
      <w:commentRangeStart w:id="0"/>
      <w:r>
        <w:t xml:space="preserve">Evolutionary and ecological processes are now recognized as operating on similar time scales, and species interactions have been shown to play an important role in driving these dynamics. Although studies of the effect of </w:t>
      </w:r>
      <w:r w:rsidR="002658E9">
        <w:t xml:space="preserve">a </w:t>
      </w:r>
      <w:r w:rsidR="00931571">
        <w:t xml:space="preserve">focal </w:t>
      </w:r>
      <w:r>
        <w:t>species</w:t>
      </w:r>
      <w:r w:rsidR="002658E9">
        <w:t>’</w:t>
      </w:r>
      <w:r>
        <w:t xml:space="preserve"> genetics on ecological communities have shown the importance of genetic variation in </w:t>
      </w:r>
      <w:r w:rsidR="00B5622E">
        <w:t xml:space="preserve">many </w:t>
      </w:r>
      <w:r>
        <w:t>ecosyst</w:t>
      </w:r>
      <w:r w:rsidR="00D35A21">
        <w:t>ems</w:t>
      </w:r>
      <w:r>
        <w:t xml:space="preserve">, they have </w:t>
      </w:r>
      <w:r w:rsidR="001C1648">
        <w:t xml:space="preserve">not </w:t>
      </w:r>
      <w:r>
        <w:t xml:space="preserve">delved </w:t>
      </w:r>
      <w:r w:rsidR="001C1648">
        <w:t xml:space="preserve">how these effects contribute to </w:t>
      </w:r>
      <w:r>
        <w:t xml:space="preserve">more complex patterns </w:t>
      </w:r>
      <w:r w:rsidR="00E73055">
        <w:t>of</w:t>
      </w:r>
      <w:r w:rsidR="00531DC4">
        <w:t xml:space="preserve"> </w:t>
      </w:r>
      <w:r w:rsidR="001C1648">
        <w:t xml:space="preserve">species </w:t>
      </w:r>
      <w:r w:rsidR="00461A68">
        <w:t>interaction</w:t>
      </w:r>
      <w:r w:rsidR="00E73055">
        <w:t>s</w:t>
      </w:r>
      <w:r w:rsidR="001C1648">
        <w:t xml:space="preserve">, as is often </w:t>
      </w:r>
      <w:r w:rsidR="00CA7B94">
        <w:t xml:space="preserve">analyzed </w:t>
      </w:r>
      <w:r w:rsidR="001C1648">
        <w:t xml:space="preserve">using </w:t>
      </w:r>
      <w:r w:rsidR="00CA7B94">
        <w:t>a network approach</w:t>
      </w:r>
      <w:r w:rsidR="001C1648">
        <w:t>.</w:t>
      </w:r>
    </w:p>
    <w:p w14:paraId="75194976" w14:textId="6AD79ABB" w:rsidR="00EA37F7" w:rsidRDefault="00403610" w:rsidP="008D1386">
      <w:pPr>
        <w:pStyle w:val="ListParagraph"/>
        <w:numPr>
          <w:ilvl w:val="0"/>
          <w:numId w:val="4"/>
        </w:numPr>
      </w:pPr>
      <w:r>
        <w:t xml:space="preserve">In this study, we </w:t>
      </w:r>
      <w:r w:rsidR="008D1386">
        <w:t xml:space="preserve">use a network perspective </w:t>
      </w:r>
      <w:r w:rsidR="00684418">
        <w:t xml:space="preserve">first </w:t>
      </w:r>
      <w:r w:rsidR="008D1386">
        <w:t xml:space="preserve">to analyze an arthropod community dataset from </w:t>
      </w:r>
      <w:r w:rsidR="00EA6D98">
        <w:t>a long-term common garden</w:t>
      </w:r>
      <w:r w:rsidR="007434E9">
        <w:t xml:space="preserve"> of plants with known genetic makeup</w:t>
      </w:r>
      <w:r>
        <w:t xml:space="preserve"> </w:t>
      </w:r>
      <w:r w:rsidR="00F47D9C">
        <w:t xml:space="preserve">and </w:t>
      </w:r>
      <w:r w:rsidR="00D075A6">
        <w:t xml:space="preserve">then to </w:t>
      </w:r>
      <w:r w:rsidR="00F47D9C">
        <w:t xml:space="preserve">conduct </w:t>
      </w:r>
      <w:r w:rsidR="008D1386">
        <w:t>a simulation experiment</w:t>
      </w:r>
      <w:r w:rsidR="00B92E44">
        <w:t xml:space="preserve"> investigating</w:t>
      </w:r>
      <w:r w:rsidR="00620BA1">
        <w:t xml:space="preserve"> </w:t>
      </w:r>
      <w:r w:rsidR="0034214E">
        <w:t>how</w:t>
      </w:r>
      <w:r w:rsidR="00620BA1">
        <w:t xml:space="preserve"> genetic variation in a foundation </w:t>
      </w:r>
      <w:r w:rsidR="007434E9">
        <w:t xml:space="preserve">tree </w:t>
      </w:r>
      <w:r w:rsidR="00620BA1">
        <w:t>species contributes to interaction network structure and what consequences this might have for evolutionary dynamics.</w:t>
      </w:r>
    </w:p>
    <w:p w14:paraId="406DCEE1" w14:textId="04E80ED7" w:rsidR="000E754E" w:rsidRDefault="000E754E" w:rsidP="000E754E">
      <w:pPr>
        <w:pStyle w:val="ListParagraph"/>
        <w:numPr>
          <w:ilvl w:val="0"/>
          <w:numId w:val="4"/>
        </w:numPr>
      </w:pPr>
      <w:r>
        <w:t>We found two main results:</w:t>
      </w:r>
    </w:p>
    <w:p w14:paraId="4FA660AF" w14:textId="77777777" w:rsidR="000E754E" w:rsidRDefault="000E754E" w:rsidP="000E754E">
      <w:pPr>
        <w:pStyle w:val="ListParagraph"/>
        <w:numPr>
          <w:ilvl w:val="1"/>
          <w:numId w:val="4"/>
        </w:numPr>
      </w:pPr>
      <w:r>
        <w:t>The empirical genotype-species network exhibited non-random co-occurrence patterns and network structure arising in part from genotypic variation even though the most conservative null model was used</w:t>
      </w:r>
    </w:p>
    <w:p w14:paraId="3CD7F656" w14:textId="1A1BD101" w:rsidR="000E754E" w:rsidRDefault="000E754E" w:rsidP="000E754E">
      <w:pPr>
        <w:pStyle w:val="ListParagraph"/>
        <w:numPr>
          <w:ilvl w:val="1"/>
          <w:numId w:val="4"/>
        </w:numPr>
      </w:pPr>
      <w:r>
        <w:t>Simulated genotype-species networks displayed increasing associated species co-occurrence patterns and network structure with increasing genotypic effect on the community</w:t>
      </w:r>
      <w:r w:rsidR="001068EA">
        <w:t>.</w:t>
      </w:r>
    </w:p>
    <w:p w14:paraId="28CDC5D7" w14:textId="133D69FA" w:rsidR="00AC3558" w:rsidRDefault="00334D36" w:rsidP="00C31698">
      <w:pPr>
        <w:pStyle w:val="ListParagraph"/>
        <w:numPr>
          <w:ilvl w:val="0"/>
          <w:numId w:val="4"/>
        </w:numPr>
      </w:pPr>
      <w:r>
        <w:t>These findings demonstrate that the community l</w:t>
      </w:r>
      <w:r w:rsidR="006A1FB1">
        <w:t>evel impact of genetic varia</w:t>
      </w:r>
      <w:r w:rsidR="0034214E">
        <w:t>tion in a foundation species</w:t>
      </w:r>
      <w:r>
        <w:t xml:space="preserve"> can </w:t>
      </w:r>
      <w:r w:rsidR="00E71F53">
        <w:t xml:space="preserve">alter </w:t>
      </w:r>
      <w:r w:rsidR="006A1FB1">
        <w:t xml:space="preserve">the structure of species interaction networks, </w:t>
      </w:r>
      <w:r w:rsidR="00103E1C">
        <w:t>lead</w:t>
      </w:r>
      <w:r w:rsidR="00F046B7">
        <w:t>s</w:t>
      </w:r>
      <w:r w:rsidR="00103E1C">
        <w:t xml:space="preserve">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w:t>
      </w:r>
    </w:p>
    <w:commentRangeEnd w:id="0"/>
    <w:p w14:paraId="0B7653AF" w14:textId="77777777" w:rsidR="00231E00" w:rsidRDefault="00341279" w:rsidP="00231E00">
      <w:r>
        <w:rPr>
          <w:rStyle w:val="CommentReference"/>
        </w:rPr>
        <w:commentReference w:id="0"/>
      </w:r>
    </w:p>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ins w:id="1" w:author="Thomas Whitham" w:date="2014-02-10T23:06:00Z">
        <w:r w:rsidR="007434E9">
          <w:t>, genetics</w:t>
        </w:r>
      </w:ins>
      <w:ins w:id="2" w:author="Thomas Whitham" w:date="2014-02-10T23:07:00Z">
        <w:r w:rsidR="007434E9">
          <w:t xml:space="preserve"> of networks, </w:t>
        </w:r>
        <w:r w:rsidR="00AE6A21">
          <w:t>common gardens, long-term experiment</w:t>
        </w:r>
      </w:ins>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3"/>
      <w:r w:rsidRPr="008522B6">
        <w:rPr>
          <w:b/>
        </w:rPr>
        <w:t>Introduction</w:t>
      </w:r>
      <w:commentRangeEnd w:id="3"/>
      <w:r w:rsidR="004149AA">
        <w:rPr>
          <w:rStyle w:val="CommentReference"/>
        </w:rPr>
        <w:commentReference w:id="3"/>
      </w:r>
    </w:p>
    <w:p w14:paraId="3387CFF2" w14:textId="77777777" w:rsidR="00FF5F85" w:rsidRDefault="00FF5F85" w:rsidP="00307D20">
      <w:pPr>
        <w:spacing w:line="480" w:lineRule="auto"/>
      </w:pPr>
    </w:p>
    <w:p w14:paraId="1AAC7EBF" w14:textId="77777777" w:rsidR="005143CF" w:rsidRDefault="005143CF" w:rsidP="005143CF">
      <w:pPr>
        <w:pStyle w:val="ListParagraph"/>
        <w:numPr>
          <w:ilvl w:val="0"/>
          <w:numId w:val="11"/>
        </w:numPr>
      </w:pPr>
      <w:r>
        <w:t>Species-species network structure, modularity and nestedness</w:t>
      </w:r>
    </w:p>
    <w:p w14:paraId="66872200" w14:textId="77777777" w:rsidR="005143CF" w:rsidRDefault="005143CF" w:rsidP="005143CF">
      <w:pPr>
        <w:pStyle w:val="ListParagraph"/>
        <w:numPr>
          <w:ilvl w:val="1"/>
          <w:numId w:val="11"/>
        </w:numPr>
      </w:pPr>
      <w:r>
        <w:t>Bipartite structure</w:t>
      </w:r>
    </w:p>
    <w:p w14:paraId="6930582D" w14:textId="77777777" w:rsidR="005143CF" w:rsidRDefault="005143CF" w:rsidP="005143CF">
      <w:pPr>
        <w:pStyle w:val="ListParagraph"/>
        <w:numPr>
          <w:ilvl w:val="1"/>
          <w:numId w:val="11"/>
        </w:numPr>
      </w:pPr>
      <w:r>
        <w:t>Usually primary producer and consumer</w:t>
      </w:r>
    </w:p>
    <w:p w14:paraId="7EB3B20D" w14:textId="77777777" w:rsidR="005143CF" w:rsidRDefault="005143CF" w:rsidP="005143CF">
      <w:pPr>
        <w:pStyle w:val="ListParagraph"/>
        <w:numPr>
          <w:ilvl w:val="1"/>
          <w:numId w:val="11"/>
        </w:numPr>
      </w:pPr>
      <w:r>
        <w:t>Relevance to real communities</w:t>
      </w:r>
    </w:p>
    <w:p w14:paraId="4EC298A7" w14:textId="77777777" w:rsidR="005143CF" w:rsidRDefault="005143CF" w:rsidP="005143CF">
      <w:pPr>
        <w:pStyle w:val="ListParagraph"/>
        <w:numPr>
          <w:ilvl w:val="1"/>
          <w:numId w:val="11"/>
        </w:numPr>
      </w:pPr>
      <w:r>
        <w:t>Community assembly is just who’s there, but a community is a group of interacting species</w:t>
      </w:r>
    </w:p>
    <w:p w14:paraId="1A67294B" w14:textId="77777777" w:rsidR="005143CF" w:rsidRDefault="005143CF" w:rsidP="005143CF">
      <w:pPr>
        <w:pStyle w:val="ListParagraph"/>
        <w:numPr>
          <w:ilvl w:val="0"/>
          <w:numId w:val="11"/>
        </w:numPr>
      </w:pPr>
      <w:r>
        <w:t>Although studies often invoke an evolutionary mechanism, but do not use a genetics based perspective</w:t>
      </w:r>
    </w:p>
    <w:p w14:paraId="02A7E7EF" w14:textId="77777777" w:rsidR="005143CF" w:rsidRDefault="005143CF" w:rsidP="005143CF">
      <w:pPr>
        <w:pStyle w:val="ListParagraph"/>
        <w:numPr>
          <w:ilvl w:val="0"/>
          <w:numId w:val="11"/>
        </w:numPr>
      </w:pPr>
      <w:r>
        <w:t>Explain genotypic variation, genetic variation and links with phenotypic variation</w:t>
      </w:r>
    </w:p>
    <w:p w14:paraId="7E796C73" w14:textId="77777777" w:rsidR="005143CF" w:rsidRDefault="005143CF" w:rsidP="005143CF">
      <w:pPr>
        <w:pStyle w:val="ListParagraph"/>
        <w:numPr>
          <w:ilvl w:val="0"/>
          <w:numId w:val="11"/>
        </w:numPr>
      </w:pPr>
      <w:r>
        <w:t>Genotype-species networks, what they mean relative to species-species networks</w:t>
      </w:r>
    </w:p>
    <w:p w14:paraId="13427390" w14:textId="77777777" w:rsidR="005143CF" w:rsidRDefault="005143CF" w:rsidP="005143CF">
      <w:pPr>
        <w:pStyle w:val="ListParagraph"/>
        <w:numPr>
          <w:ilvl w:val="0"/>
          <w:numId w:val="11"/>
        </w:numPr>
      </w:pPr>
      <w:r>
        <w:t>Motivation for investigating network structure, past studies of interacting species, composition doesn’t resolve the actually structure of the genotype effect, which could have significant consequences</w:t>
      </w:r>
    </w:p>
    <w:p w14:paraId="7758288F" w14:textId="77777777" w:rsidR="005143CF" w:rsidRDefault="005143CF" w:rsidP="005143CF">
      <w:pPr>
        <w:pStyle w:val="ListParagraph"/>
        <w:numPr>
          <w:ilvl w:val="0"/>
          <w:numId w:val="11"/>
        </w:numPr>
      </w:pPr>
      <w:r>
        <w:t xml:space="preserve">Motivation and structure of study, empirical and simulations. </w:t>
      </w:r>
    </w:p>
    <w:p w14:paraId="0C190092" w14:textId="77777777" w:rsidR="005143CF" w:rsidRDefault="005143CF" w:rsidP="005143CF">
      <w:pPr>
        <w:pStyle w:val="ListParagraph"/>
        <w:numPr>
          <w:ilvl w:val="0"/>
          <w:numId w:val="11"/>
        </w:numPr>
      </w:pPr>
      <w:r>
        <w:t>Hypotheses:</w:t>
      </w:r>
    </w:p>
    <w:p w14:paraId="36379604" w14:textId="77777777" w:rsidR="005143CF" w:rsidRDefault="005143CF" w:rsidP="005143CF">
      <w:pPr>
        <w:pStyle w:val="ListParagraph"/>
        <w:numPr>
          <w:ilvl w:val="1"/>
          <w:numId w:val="11"/>
        </w:numPr>
      </w:pPr>
      <w:r>
        <w:t>Empirical network would exhibit significant co-occurrence patterns and network structure being more modular and nested than expected under a null model</w:t>
      </w:r>
    </w:p>
    <w:p w14:paraId="0D82DB0B" w14:textId="77777777" w:rsidR="005143CF" w:rsidRDefault="005143CF" w:rsidP="005143CF">
      <w:pPr>
        <w:pStyle w:val="ListParagraph"/>
        <w:numPr>
          <w:ilvl w:val="1"/>
          <w:numId w:val="11"/>
        </w:numPr>
      </w:pPr>
      <w:r>
        <w:t>Simulated networks will exhibit increasing network structure with increasing genotypic effect</w:t>
      </w:r>
    </w:p>
    <w:p w14:paraId="7019E253" w14:textId="77777777" w:rsidR="005143CF" w:rsidRDefault="005143CF" w:rsidP="005143CF">
      <w:pPr>
        <w:pStyle w:val="ListParagraph"/>
        <w:numPr>
          <w:ilvl w:val="1"/>
          <w:numId w:val="11"/>
        </w:numPr>
      </w:pPr>
      <w:r>
        <w:t>Varying the evenness of the associated community will alter the relationship between genotypic variation and network structure</w:t>
      </w:r>
    </w:p>
    <w:p w14:paraId="2C0C863C" w14:textId="77777777" w:rsidR="005143CF" w:rsidRDefault="005143CF" w:rsidP="005143CF">
      <w:pPr>
        <w:pStyle w:val="ListParagraph"/>
        <w:numPr>
          <w:ilvl w:val="0"/>
          <w:numId w:val="11"/>
        </w:numPr>
      </w:pPr>
      <w:r>
        <w:t>Why this is important to ecology and evolution?</w:t>
      </w:r>
    </w:p>
    <w:p w14:paraId="161ECC61" w14:textId="77777777" w:rsidR="005143CF" w:rsidRDefault="005143CF" w:rsidP="004D1C29">
      <w:pPr>
        <w:pStyle w:val="ListParagraph"/>
      </w:pPr>
    </w:p>
    <w:p w14:paraId="7C413B9F" w14:textId="77867DD7" w:rsidR="00FF5F85" w:rsidRDefault="005143CF" w:rsidP="005143CF">
      <w:pPr>
        <w:spacing w:line="480" w:lineRule="auto"/>
      </w:pPr>
      <w:r>
        <w:t>Given that multiple studies have demonstrated rapid evolution of species and food webs in response to climate change (reviewed in Parmesan 2006), understanding the role of foundation species genetic variation in the context of complex ecological networks has important implications for understanding the ecological and evolutionary response to ecosystems to changing environmental conditions.</w:t>
      </w:r>
    </w:p>
    <w:p w14:paraId="7D969D55" w14:textId="77777777" w:rsidR="005143CF" w:rsidRDefault="005143CF" w:rsidP="005143CF">
      <w:pPr>
        <w:spacing w:line="480" w:lineRule="auto"/>
      </w:pPr>
    </w:p>
    <w:p w14:paraId="317DE46B" w14:textId="6D048183" w:rsidR="00497DC2" w:rsidRDefault="00D43604" w:rsidP="00307D20">
      <w:pPr>
        <w:spacing w:line="480" w:lineRule="auto"/>
        <w:rPr>
          <w:ins w:id="4" w:author="Matthew K. Lau" w:date="2014-02-12T13:04:00Z"/>
        </w:rPr>
      </w:pPr>
      <w:r>
        <w:t>Evolution</w:t>
      </w:r>
      <w:r w:rsidR="00E6190B">
        <w:t xml:space="preserve"> plays an integral </w:t>
      </w:r>
      <w:r w:rsidR="00D03E32">
        <w:t xml:space="preserve">role </w:t>
      </w:r>
      <w:r w:rsidR="008D0F3E">
        <w:t xml:space="preserve">in </w:t>
      </w:r>
      <w:r w:rsidR="00D03E32">
        <w:t xml:space="preserve">creating </w:t>
      </w:r>
      <w:r w:rsidR="008D0F3E">
        <w:t>biological diversity</w:t>
      </w:r>
      <w:r w:rsidR="001E1511">
        <w:t>. S</w:t>
      </w:r>
      <w:r w:rsidR="00D22AEF">
        <w:t xml:space="preserve">pecies interactions have been shown repeatedly to drive the evolution of biological </w:t>
      </w:r>
      <w:commentRangeStart w:id="5"/>
      <w:r w:rsidR="00D22AEF">
        <w:t>diversity</w:t>
      </w:r>
      <w:commentRangeEnd w:id="5"/>
      <w:r w:rsidR="00CB08CD">
        <w:rPr>
          <w:rStyle w:val="CommentReference"/>
        </w:rPr>
        <w:commentReference w:id="5"/>
      </w:r>
      <w:r w:rsidR="0046012F">
        <w:t>,</w:t>
      </w:r>
      <w:r w:rsidR="00D84552">
        <w:t xml:space="preserve"> </w:t>
      </w:r>
      <w:r w:rsidR="0057028E">
        <w:t xml:space="preserve">contributing to a continual process of </w:t>
      </w:r>
      <w:r w:rsidR="00D84552">
        <w:t xml:space="preserve">evolutionary dynamics </w:t>
      </w:r>
      <w:r w:rsidR="000948F2">
        <w:t>(Thompson 2013)</w:t>
      </w:r>
      <w:r w:rsidR="00D22AEF">
        <w:t>. Genetic variation itself has been shown to influence a suite of community and ecosystem level patterns (</w:t>
      </w:r>
      <w:r w:rsidR="00C942B6">
        <w:t>review</w:t>
      </w:r>
      <w:r w:rsidR="001F1EAF">
        <w:t>e</w:t>
      </w:r>
      <w:r w:rsidR="00C942B6">
        <w:t>d in W</w:t>
      </w:r>
      <w:r w:rsidR="000974E1">
        <w:t>hitham</w:t>
      </w:r>
      <w:r w:rsidR="00C942B6">
        <w:t xml:space="preserve"> et al. </w:t>
      </w:r>
      <w:commentRangeStart w:id="6"/>
      <w:r w:rsidR="00C942B6">
        <w:t>201</w:t>
      </w:r>
      <w:r w:rsidR="00386774">
        <w:t>2</w:t>
      </w:r>
      <w:commentRangeEnd w:id="6"/>
      <w:r w:rsidR="00386774">
        <w:rPr>
          <w:rStyle w:val="CommentReference"/>
        </w:rPr>
        <w:commentReference w:id="6"/>
      </w:r>
      <w:r w:rsidR="00386774">
        <w:t>,</w:t>
      </w:r>
      <w:r w:rsidR="00C942B6">
        <w:t xml:space="preserve"> Gugerli et al. 2013</w:t>
      </w:r>
      <w:r w:rsidR="00D22AEF">
        <w:t>).</w:t>
      </w:r>
      <w:r w:rsidR="001D7BE7">
        <w:t xml:space="preserve"> </w:t>
      </w:r>
      <w:r w:rsidR="000D3D52">
        <w:t>Because different plant genotypes have been shown to support different communities, o</w:t>
      </w:r>
      <w:r w:rsidR="00B27039">
        <w:t xml:space="preserve">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r w:rsidR="00E95D52" w:rsidRPr="00E95D52">
        <w:rPr>
          <w:i/>
        </w:rPr>
        <w:t>Populus</w:t>
      </w:r>
      <w:r w:rsidR="00A73A94">
        <w:rPr>
          <w:i/>
        </w:rPr>
        <w:t xml:space="preserve"> </w:t>
      </w:r>
      <w:r w:rsidR="00A73A94" w:rsidRPr="00A73A94">
        <w:t>spp</w:t>
      </w:r>
      <w:r w:rsidR="00A73A94">
        <w:t>.</w:t>
      </w:r>
      <w:r w:rsidR="00A73A94" w:rsidRPr="00A73A94">
        <w:t>,</w:t>
      </w:r>
      <w:r w:rsidR="00E95D52">
        <w:t xml:space="preserve"> </w:t>
      </w:r>
      <w:r w:rsidR="00A56EB8" w:rsidRPr="00A56EB8">
        <w:rPr>
          <w:i/>
        </w:rPr>
        <w:t>Solidago</w:t>
      </w:r>
      <w:r w:rsidR="00A56EB8">
        <w:t xml:space="preserve"> </w:t>
      </w:r>
      <w:r w:rsidR="00A73A94">
        <w:rPr>
          <w:i/>
        </w:rPr>
        <w:t>canadensis</w:t>
      </w:r>
      <w:r w:rsidR="00A73A94" w:rsidRPr="00A73A94">
        <w:rPr>
          <w:i/>
        </w:rPr>
        <w:t xml:space="preserve"> </w:t>
      </w:r>
      <w:r w:rsidR="00A56EB8">
        <w:t xml:space="preserve">and </w:t>
      </w:r>
      <w:r w:rsidR="00B5435E">
        <w:rPr>
          <w:i/>
        </w:rPr>
        <w:t>Oenothera</w:t>
      </w:r>
      <w:r w:rsidR="00E95D52">
        <w:t xml:space="preserve"> </w:t>
      </w:r>
      <w:r w:rsidR="00A73A94">
        <w:rPr>
          <w:i/>
        </w:rPr>
        <w:t xml:space="preserve">bienis </w:t>
      </w:r>
      <w:r w:rsidR="00CF6A82">
        <w:t>(</w:t>
      </w:r>
      <w:commentRangeStart w:id="7"/>
      <w:r w:rsidR="00E04AB6">
        <w:t>Bailey et al. 2007</w:t>
      </w:r>
      <w:commentRangeEnd w:id="7"/>
      <w:r w:rsidR="009C0175">
        <w:rPr>
          <w:rStyle w:val="CommentReference"/>
        </w:rPr>
        <w:commentReference w:id="7"/>
      </w:r>
      <w:r w:rsidR="00A56EB8">
        <w:t>, Crutsinger et al. 2006 and</w:t>
      </w:r>
      <w:r w:rsidR="00B5435E">
        <w:t xml:space="preserve"> Johnson and Agrawal 2007</w:t>
      </w:r>
      <w:r w:rsidR="00F64B49">
        <w:t>, respectively</w:t>
      </w:r>
      <w:r w:rsidR="00CF6A82">
        <w:t>)</w:t>
      </w:r>
      <w:r w:rsidR="00E95D52">
        <w:t>.</w:t>
      </w:r>
      <w:r w:rsidR="00E10B53">
        <w:t xml:space="preserve"> </w:t>
      </w:r>
      <w:r w:rsidR="00AB0C27">
        <w:t xml:space="preserve">One </w:t>
      </w:r>
      <w:r w:rsidR="006D3187">
        <w:t xml:space="preserve">generative </w:t>
      </w:r>
      <w:r w:rsidR="00AB0C27">
        <w:t xml:space="preserve">mechanism </w:t>
      </w:r>
      <w:r w:rsidR="006A373C">
        <w:t>for this pattern</w:t>
      </w:r>
      <w:r w:rsidR="006D3187">
        <w:t xml:space="preserve"> </w:t>
      </w:r>
      <w:r w:rsidR="00B5435E">
        <w:t xml:space="preserve">is the </w:t>
      </w:r>
      <w:commentRangeStart w:id="8"/>
      <w:r w:rsidR="00B5435E">
        <w:t xml:space="preserve">genetic similarity rule </w:t>
      </w:r>
      <w:commentRangeEnd w:id="8"/>
      <w:r w:rsidR="00E24EBE">
        <w:rPr>
          <w:rStyle w:val="CommentReference"/>
        </w:rPr>
        <w:commentReference w:id="8"/>
      </w:r>
      <w:r w:rsidR="00B5435E">
        <w:t>(Bangert et al. 200</w:t>
      </w:r>
      <w:r w:rsidR="004D6A4B">
        <w:t xml:space="preserve">6, Barbour et al. </w:t>
      </w:r>
      <w:commentRangeStart w:id="9"/>
      <w:r w:rsidR="004D6A4B">
        <w:t>2009</w:t>
      </w:r>
      <w:commentRangeEnd w:id="9"/>
      <w:r w:rsidR="00E80B28">
        <w:rPr>
          <w:rStyle w:val="CommentReference"/>
        </w:rPr>
        <w:commentReference w:id="9"/>
      </w:r>
      <w:r w:rsidR="004D6A4B">
        <w:t xml:space="preserve">, </w:t>
      </w:r>
      <w:r w:rsidR="00B056D6">
        <w:t xml:space="preserve">Zytinska et al. </w:t>
      </w:r>
      <w:commentRangeStart w:id="10"/>
      <w:r w:rsidR="00B056D6">
        <w:t>2011</w:t>
      </w:r>
      <w:commentRangeEnd w:id="10"/>
      <w:r w:rsidR="00B056D6">
        <w:rPr>
          <w:rStyle w:val="CommentReference"/>
        </w:rPr>
        <w:commentReference w:id="10"/>
      </w:r>
      <w:r w:rsidR="004D6A4B">
        <w:t xml:space="preserve">, </w:t>
      </w:r>
      <w:r w:rsidR="00E24EBE">
        <w:t xml:space="preserve">Meneses et al. </w:t>
      </w:r>
      <w:commentRangeStart w:id="11"/>
      <w:r w:rsidR="00E24EBE">
        <w:t>2012</w:t>
      </w:r>
      <w:commentRangeEnd w:id="11"/>
      <w:r w:rsidR="00E24EBE">
        <w:rPr>
          <w:rStyle w:val="CommentReference"/>
        </w:rPr>
        <w:commentReference w:id="11"/>
      </w:r>
      <w:r w:rsidR="00E24EBE">
        <w:t xml:space="preserve">, </w:t>
      </w:r>
      <w:r w:rsidR="004D6A4B">
        <w:t xml:space="preserve">Ferrier et al. </w:t>
      </w:r>
      <w:commentRangeStart w:id="12"/>
      <w:r w:rsidR="004D6A4B">
        <w:t>2013</w:t>
      </w:r>
      <w:commentRangeEnd w:id="12"/>
      <w:r w:rsidR="00E80B28">
        <w:rPr>
          <w:rStyle w:val="CommentReference"/>
        </w:rPr>
        <w:commentReference w:id="12"/>
      </w:r>
      <w:r w:rsidR="00B5435E">
        <w:t>)</w:t>
      </w:r>
      <w:r w:rsidR="00977856">
        <w:t>,</w:t>
      </w:r>
      <w:r w:rsidR="00B5435E">
        <w:t xml:space="preserve"> </w:t>
      </w:r>
      <w:r w:rsidR="00977856">
        <w:t xml:space="preserve">which states </w:t>
      </w:r>
      <w:r w:rsidR="00AB0C27">
        <w:t>that</w:t>
      </w:r>
      <w:r w:rsidR="0050679C">
        <w:t xml:space="preserve"> the greater the genetic differences of two individuals, the greater the differences in their </w:t>
      </w:r>
      <w:r w:rsidR="00E80B28">
        <w:t>in their phytochemistry and other traits</w:t>
      </w:r>
      <w:r w:rsidR="00AB0C27">
        <w:t xml:space="preserve">, </w:t>
      </w:r>
      <w:r w:rsidR="00A033E8">
        <w:t xml:space="preserve">creating </w:t>
      </w:r>
      <w:r w:rsidR="0050679C">
        <w:t xml:space="preserve">greater </w:t>
      </w:r>
      <w:r w:rsidR="00AB0C27">
        <w:t>differences</w:t>
      </w:r>
      <w:r w:rsidR="0050679C">
        <w:t xml:space="preserve"> in community composition and </w:t>
      </w:r>
      <w:r w:rsidR="00D95B26">
        <w:t>their</w:t>
      </w:r>
      <w:r w:rsidR="00C52169">
        <w:t xml:space="preserve"> interactions</w:t>
      </w:r>
      <w:r w:rsidR="00D95B26">
        <w:t xml:space="preserve"> with associated species</w:t>
      </w:r>
      <w:r w:rsidR="0050679C">
        <w:t xml:space="preserve">.  These differences as scale from </w:t>
      </w:r>
      <w:r w:rsidR="00E80B28">
        <w:t xml:space="preserve">local to regional </w:t>
      </w:r>
      <w:r w:rsidR="0050679C">
        <w:t>levels</w:t>
      </w:r>
      <w:r w:rsidR="00E80B28">
        <w:t xml:space="preserve"> (</w:t>
      </w:r>
      <w:r w:rsidR="00386774">
        <w:t xml:space="preserve">Bangert et al. </w:t>
      </w:r>
      <w:commentRangeStart w:id="13"/>
      <w:r w:rsidR="00386774">
        <w:t>2008</w:t>
      </w:r>
      <w:commentRangeEnd w:id="13"/>
      <w:r w:rsidR="00386774">
        <w:rPr>
          <w:rStyle w:val="CommentReference"/>
        </w:rPr>
        <w:commentReference w:id="13"/>
      </w:r>
      <w:r w:rsidR="00386774">
        <w:t xml:space="preserve">, </w:t>
      </w:r>
      <w:r w:rsidR="00E80B28">
        <w:t xml:space="preserve">Bernhardsson et al. </w:t>
      </w:r>
      <w:commentRangeStart w:id="14"/>
      <w:r w:rsidR="00E80B28">
        <w:t>2013</w:t>
      </w:r>
      <w:commentRangeEnd w:id="14"/>
      <w:r w:rsidR="00E80B28">
        <w:rPr>
          <w:rStyle w:val="CommentReference"/>
        </w:rPr>
        <w:commentReference w:id="14"/>
      </w:r>
      <w:r w:rsidR="00E80B28">
        <w:t>)</w:t>
      </w:r>
      <w:r w:rsidR="00AB0C27">
        <w:t>.</w:t>
      </w:r>
      <w:r w:rsidR="004D3FB0">
        <w:t xml:space="preserve"> </w:t>
      </w:r>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4858DD">
        <w:t xml:space="preserve"> and are now recognized to function on time scales equivalent with ecological dynamics</w:t>
      </w:r>
      <w:ins w:id="15" w:author="Hillary Cooper" w:date="2014-02-13T11:07:00Z">
        <w:r w:rsidR="0034214E">
          <w:t xml:space="preserve"> (need citations. Franks et al 2007?)</w:t>
        </w:r>
      </w:ins>
      <w:ins w:id="16" w:author="Hillary Cooper" w:date="2014-02-13T14:39:00Z">
        <w:r w:rsidR="001E1511">
          <w:t>.</w:t>
        </w:r>
      </w:ins>
      <w:ins w:id="17" w:author="Matthew K. Lau" w:date="2014-02-12T13:04:00Z">
        <w:r w:rsidR="001E1511">
          <w:t>. S</w:t>
        </w:r>
        <w:r w:rsidR="00D22AEF">
          <w:t xml:space="preserve">pecies interactions </w:t>
        </w:r>
        <w:r w:rsidR="00255766">
          <w:t xml:space="preserve">are recognized as contributing to </w:t>
        </w:r>
        <w:r w:rsidR="006D401A">
          <w:t xml:space="preserve">the </w:t>
        </w:r>
        <w:r w:rsidR="0057028E">
          <w:t xml:space="preserve">continual process of </w:t>
        </w:r>
        <w:r w:rsidR="00D84552">
          <w:t xml:space="preserve">evolutionary dynamics </w:t>
        </w:r>
        <w:r w:rsidR="00255766">
          <w:t xml:space="preserve">in ecosystems </w:t>
        </w:r>
      </w:ins>
      <w:ins w:id="18" w:author="Hillary Cooper" w:date="2014-02-13T11:07:00Z">
        <w:r w:rsidR="0034214E">
          <w:t>Maybe talk about radiations due to pollination?</w:t>
        </w:r>
      </w:ins>
      <w:ins w:id="19" w:author="Hillary Cooper" w:date="2014-02-13T11:08:00Z">
        <w:r w:rsidR="0034214E">
          <w:t xml:space="preserve"> </w:t>
        </w:r>
      </w:ins>
      <w:ins w:id="20" w:author="Matthew K. Lau" w:date="2014-02-12T13:04:00Z">
        <w:r w:rsidR="000948F2">
          <w:t>(Thompson 2013)</w:t>
        </w:r>
        <w:r w:rsidR="00497DC2">
          <w:t xml:space="preserve">. Studies of </w:t>
        </w:r>
        <w:r w:rsidR="00DF10BC">
          <w:t xml:space="preserve">the </w:t>
        </w:r>
        <w:r w:rsidR="00497DC2">
          <w:t>evolution of species interactions have historically focused</w:t>
        </w:r>
        <w:r w:rsidR="00A43610">
          <w:t xml:space="preserve"> on </w:t>
        </w:r>
        <w:r w:rsidR="00497DC2">
          <w:t>species</w:t>
        </w:r>
        <w:r w:rsidR="00A43610">
          <w:t xml:space="preserve"> </w:t>
        </w:r>
        <w:commentRangeStart w:id="21"/>
        <w:r w:rsidR="00A43610">
          <w:t>pairs</w:t>
        </w:r>
      </w:ins>
      <w:commentRangeEnd w:id="21"/>
      <w:r w:rsidR="003A2BF2">
        <w:rPr>
          <w:rStyle w:val="CommentReference"/>
        </w:rPr>
        <w:commentReference w:id="21"/>
      </w:r>
      <w:r w:rsidR="003535B0">
        <w:t xml:space="preserve"> (e.g., </w:t>
      </w:r>
      <w:r w:rsidR="0034214E">
        <w:t xml:space="preserve">the actual species pair in </w:t>
      </w:r>
      <w:r w:rsidR="003535B0">
        <w:t xml:space="preserve">Ehrlich and Raven 1964); however, </w:t>
      </w:r>
      <w:r w:rsidR="000B7A72">
        <w:t xml:space="preserve">ecosystem studies </w:t>
      </w:r>
      <w:r w:rsidR="00356C51">
        <w:t xml:space="preserve">have </w:t>
      </w:r>
      <w:r w:rsidR="000B7A72">
        <w:t xml:space="preserve">lead to an understanding of the </w:t>
      </w:r>
      <w:r w:rsidR="007A1528">
        <w:t xml:space="preserve">relevance of indirect effects for both ecological and evolutionary dynamics </w:t>
      </w:r>
      <w:r w:rsidR="000B7A72">
        <w:t>(</w:t>
      </w:r>
      <w:r w:rsidR="007A1528">
        <w:t xml:space="preserve">Patten and Higashi </w:t>
      </w:r>
      <w:r w:rsidR="00AB721A">
        <w:t>1991</w:t>
      </w:r>
      <w:r w:rsidR="007A1528">
        <w:t>; Wootton 1994</w:t>
      </w:r>
      <w:ins w:id="22" w:author="Hillary Cooper" w:date="2014-02-13T11:08:00Z">
        <w:r w:rsidR="0034214E">
          <w:t>, Keith et al?</w:t>
        </w:r>
      </w:ins>
      <w:ins w:id="23" w:author="Hillary Cooper" w:date="2014-02-13T14:39:00Z">
        <w:r w:rsidR="000B7A72">
          <w:t>)</w:t>
        </w:r>
        <w:r w:rsidR="00CE32C7">
          <w:t>.</w:t>
        </w:r>
      </w:ins>
      <w:ins w:id="24" w:author="Matthew K. Lau" w:date="2014-02-12T13:04:00Z">
        <w:r w:rsidR="000B7A72">
          <w:t>)</w:t>
        </w:r>
        <w:r w:rsidR="00CE32C7">
          <w:t>. R</w:t>
        </w:r>
        <w:r w:rsidR="00497DC2">
          <w:t>ecent</w:t>
        </w:r>
        <w:r w:rsidR="00E52A67">
          <w:t>ly, eco-evolutionary studies</w:t>
        </w:r>
        <w:r w:rsidR="00497DC2">
          <w:t xml:space="preserve"> </w:t>
        </w:r>
        <w:r w:rsidR="00E52A67">
          <w:t>have</w:t>
        </w:r>
        <w:r w:rsidR="0003036D">
          <w:t xml:space="preserve"> </w:t>
        </w:r>
        <w:r w:rsidR="00497DC2">
          <w:t xml:space="preserve">begun to recognize and explore </w:t>
        </w:r>
        <w:r w:rsidR="00364C62">
          <w:t>the role of evolution</w:t>
        </w:r>
        <w:r w:rsidR="00497DC2">
          <w:t xml:space="preserve"> in the context of complex communities (Whitham et al. 2006; Fussman et al. 2007).</w:t>
        </w:r>
        <w:r w:rsidR="007D077D">
          <w:t xml:space="preserve"> </w:t>
        </w:r>
      </w:ins>
    </w:p>
    <w:p w14:paraId="2637B6DF" w14:textId="51FD8FEA" w:rsidR="00AE0B51" w:rsidRDefault="003336DA" w:rsidP="00307D20">
      <w:pPr>
        <w:spacing w:line="480" w:lineRule="auto"/>
        <w:rPr>
          <w:ins w:id="25" w:author="Matthew K. Lau" w:date="2014-02-12T13:04:00Z"/>
        </w:rPr>
      </w:pPr>
      <w:ins w:id="26" w:author="Matthew K. Lau" w:date="2014-02-12T13:04:00Z">
        <w:r>
          <w:t>The introduction of network approaches to ecology has provided</w:t>
        </w:r>
      </w:ins>
      <w:r w:rsidR="003F7458">
        <w:t xml:space="preserve"> (</w:t>
      </w:r>
      <w:ins w:id="27" w:author="Matthew K. Lau" w:date="2014-02-12T13:04:00Z">
        <w:r w:rsidR="008E5606">
          <w:t xml:space="preserve">Smith et al. </w:t>
        </w:r>
        <w:commentRangeStart w:id="28"/>
        <w:commentRangeStart w:id="29"/>
        <w:r w:rsidR="008E5606">
          <w:t>201</w:t>
        </w:r>
      </w:ins>
      <w:ins w:id="30" w:author="Thomas Whitham" w:date="2014-02-11T16:15:00Z">
        <w:r w:rsidR="00386774">
          <w:t>1</w:t>
        </w:r>
        <w:commentRangeEnd w:id="28"/>
        <w:r w:rsidR="00386774">
          <w:rPr>
            <w:rStyle w:val="CommentReference"/>
          </w:rPr>
          <w:commentReference w:id="28"/>
        </w:r>
      </w:ins>
      <w:commentRangeEnd w:id="29"/>
      <w:ins w:id="31" w:author="Matthew K. Lau" w:date="2014-02-12T13:04:00Z">
        <w:r w:rsidR="00386774">
          <w:rPr>
            <w:rStyle w:val="CommentReference"/>
          </w:rPr>
          <w:commentReference w:id="29"/>
        </w:r>
        <w:r w:rsidR="008E5606">
          <w:t>), t</w:t>
        </w:r>
        <w:r w:rsidR="007D2466">
          <w:t xml:space="preserve">his genetics based perspective of </w:t>
        </w:r>
        <w:r w:rsidR="00FD3248">
          <w:t>community ecology</w:t>
        </w:r>
        <w:r w:rsidR="007D2466">
          <w:t xml:space="preserve"> has not yet considered the effect that </w:t>
        </w:r>
        <w:r w:rsidR="00A004AE">
          <w:t xml:space="preserve">genetic </w:t>
        </w:r>
        <w:r w:rsidR="007D2466">
          <w:t xml:space="preserve">variation </w:t>
        </w:r>
        <w:r w:rsidR="00A004AE">
          <w:t xml:space="preserve">can </w:t>
        </w:r>
        <w:r w:rsidR="007D2466">
          <w:t>have on interactions</w:t>
        </w:r>
        <w:r w:rsidR="008B5131">
          <w:t xml:space="preserve"> within the context of complex networks of species or individuals</w:t>
        </w:r>
        <w:r w:rsidR="007D2466">
          <w:t>.</w:t>
        </w:r>
      </w:ins>
    </w:p>
    <w:p w14:paraId="166D457D" w14:textId="17C2A8AF" w:rsidR="00FD43CF" w:rsidRDefault="005F6404" w:rsidP="00DE3974">
      <w:pPr>
        <w:spacing w:line="480" w:lineRule="auto"/>
        <w:ind w:firstLine="720"/>
      </w:pPr>
      <w:ins w:id="32" w:author="Matthew K. Lau" w:date="2014-02-12T13:04:00Z">
        <w:r>
          <w:t>T</w:t>
        </w:r>
        <w:r w:rsidR="004C439A">
          <w:t>he</w:t>
        </w:r>
      </w:ins>
      <w:r w:rsidR="003336DA">
        <w:t xml:space="preserve"> </w:t>
      </w:r>
      <w:r>
        <w:t xml:space="preserve">mathematical </w:t>
      </w:r>
      <w:r w:rsidR="00EE2202">
        <w:t xml:space="preserve">and conceptual </w:t>
      </w:r>
      <w:r w:rsidR="004C439A">
        <w:t xml:space="preserve">treatment of both direct and indirect effects of </w:t>
      </w:r>
      <w:r w:rsidR="007A3063">
        <w:t xml:space="preserve">species </w:t>
      </w:r>
      <w:r w:rsidR="004C439A">
        <w:t xml:space="preserve">interactions. </w:t>
      </w:r>
      <w:r w:rsidR="00D3591D">
        <w:t>Put simply, the network perspective facilitates the quantification and conceptualization of relationships</w:t>
      </w:r>
      <w:r w:rsidR="0092756F">
        <w:t xml:space="preserve"> (Borrett et al. 2012)</w:t>
      </w:r>
      <w:r w:rsidR="00D3591D">
        <w:t xml:space="preserve">. </w:t>
      </w:r>
      <w:r w:rsidR="00693F9C">
        <w:t xml:space="preserve">Although the </w:t>
      </w:r>
      <w:r w:rsidR="00320795">
        <w:t xml:space="preserve">concept of </w:t>
      </w:r>
      <w:r w:rsidR="009B2DC3">
        <w:t xml:space="preserve">the </w:t>
      </w:r>
      <w:r w:rsidR="008426E3">
        <w:t xml:space="preserve">ecological </w:t>
      </w:r>
      <w:r w:rsidR="004B28AE">
        <w:t>network</w:t>
      </w:r>
      <w:r w:rsidR="00087A5B">
        <w:t>,</w:t>
      </w:r>
      <w:r w:rsidR="004B28AE">
        <w:t xml:space="preserve"> </w:t>
      </w:r>
      <w:r w:rsidR="009B2DC3">
        <w:t>or “</w:t>
      </w:r>
      <w:commentRangeStart w:id="33"/>
      <w:r w:rsidR="009B2DC3">
        <w:t>tangled bank</w:t>
      </w:r>
      <w:commentRangeEnd w:id="33"/>
      <w:r w:rsidR="003A2BF2">
        <w:rPr>
          <w:rStyle w:val="CommentReference"/>
        </w:rPr>
        <w:commentReference w:id="33"/>
      </w:r>
      <w:r w:rsidR="00087A5B">
        <w:t>,</w:t>
      </w:r>
      <w:r w:rsidR="009B2DC3">
        <w:t xml:space="preserve">” </w:t>
      </w:r>
      <w:r w:rsidR="004B28AE">
        <w:t xml:space="preserve">dates </w:t>
      </w:r>
      <w:r w:rsidR="00693F9C">
        <w:t>back</w:t>
      </w:r>
      <w:r w:rsidR="00ED1218">
        <w:t xml:space="preserve"> </w:t>
      </w:r>
      <w:r w:rsidR="003B4FFA">
        <w:t xml:space="preserve">to </w:t>
      </w:r>
      <w:r w:rsidR="00A979B5">
        <w:t>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w:t>
      </w:r>
      <w:r w:rsidR="00AF0870">
        <w:t xml:space="preserve">interaction </w:t>
      </w:r>
      <w:r w:rsidR="009F23B4">
        <w:t xml:space="preserve">network structure </w:t>
      </w:r>
      <w:r w:rsidR="00AF0870">
        <w:t xml:space="preserve">can have </w:t>
      </w:r>
      <w:r w:rsidR="009F23B4">
        <w:t>on ecological dynamics (MacArthur 1955)</w:t>
      </w:r>
      <w:r w:rsidR="00981A9F">
        <w:t>.</w:t>
      </w:r>
      <w:r w:rsidR="008458A5">
        <w:t xml:space="preserve"> </w:t>
      </w:r>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r w:rsidR="00386774">
        <w:t>,</w:t>
      </w:r>
      <w:r w:rsidR="00A17350">
        <w:t xml:space="preserve"> Cohen et al. 1981</w:t>
      </w:r>
      <w:r w:rsidR="00A87F0F">
        <w:t>,</w:t>
      </w:r>
      <w:r w:rsidR="00A17350">
        <w:t xml:space="preserve"> Schmitz et al. 2010</w:t>
      </w:r>
      <w:r w:rsidR="00BB601E">
        <w:t>)</w:t>
      </w:r>
      <w:r w:rsidR="00557F5C">
        <w:t>,</w:t>
      </w:r>
      <w:r w:rsidR="00BB601E">
        <w:t xml:space="preserve"> </w:t>
      </w:r>
      <w:r w:rsidR="00DF7E9D">
        <w:t xml:space="preserve">ecosystem </w:t>
      </w:r>
      <w:r w:rsidR="00BB601E">
        <w:t xml:space="preserve">development </w:t>
      </w:r>
      <w:r w:rsidR="00DF7E9D">
        <w:t>(</w:t>
      </w:r>
      <w:r w:rsidR="00BB601E">
        <w:t>Ulanowicz 1981)</w:t>
      </w:r>
      <w:r w:rsidR="00B812C1">
        <w:t>,</w:t>
      </w:r>
      <w:r w:rsidR="00340238">
        <w:t xml:space="preserve"> and</w:t>
      </w:r>
      <w:r w:rsidR="00B812C1">
        <w:t xml:space="preserve"> </w:t>
      </w:r>
      <w:r w:rsidR="00340238">
        <w:t xml:space="preserve">indirect </w:t>
      </w:r>
      <w:r w:rsidR="00755CD8">
        <w:t>effects</w:t>
      </w:r>
      <w:r w:rsidR="00755CD8" w:rsidRPr="00981A9F">
        <w:t xml:space="preserve"> </w:t>
      </w:r>
      <w:r w:rsidR="00755CD8">
        <w:t>(Patten and Higashi 1991)</w:t>
      </w:r>
      <w:r w:rsidR="001F6809">
        <w:t>.</w:t>
      </w:r>
    </w:p>
    <w:p w14:paraId="19D92B1C" w14:textId="77E8E056" w:rsidR="00ED1134" w:rsidRDefault="00C80A86" w:rsidP="00FD43CF">
      <w:pPr>
        <w:spacing w:line="480" w:lineRule="auto"/>
        <w:ind w:firstLine="720"/>
      </w:pPr>
      <w:r>
        <w:t xml:space="preserve">Recently, </w:t>
      </w:r>
      <w:commentRangeStart w:id="34"/>
      <w:r>
        <w:t xml:space="preserve">studies </w:t>
      </w:r>
      <w:r w:rsidR="000C1F8B">
        <w:t xml:space="preserve">using a bipartite network perspective have propelled our </w:t>
      </w:r>
      <w:commentRangeEnd w:id="34"/>
      <w:r w:rsidR="00674825">
        <w:rPr>
          <w:rStyle w:val="CommentReference"/>
          <w:vanish/>
        </w:rPr>
        <w:commentReference w:id="34"/>
      </w:r>
      <w:r w:rsidR="000C1F8B">
        <w:t>understanding of co-evolution in complex communities of interacting species</w:t>
      </w:r>
      <w:r w:rsidR="00FD43CF">
        <w:t xml:space="preserve">. Bipartite networks are composed of two groups of species that interact more </w:t>
      </w:r>
      <w:commentRangeStart w:id="35"/>
      <w:r w:rsidR="00FD43CF">
        <w:t>strongly across than within “parts” of the network</w:t>
      </w:r>
      <w:ins w:id="36" w:author="Hillary Cooper" w:date="2014-02-13T14:39:00Z">
        <w:r w:rsidR="00A43D6D">
          <w:t xml:space="preserve"> </w:t>
        </w:r>
        <w:commentRangeEnd w:id="35"/>
        <w:r w:rsidR="0034214E">
          <w:rPr>
            <w:rStyle w:val="CommentReference"/>
            <w:vanish/>
          </w:rPr>
          <w:commentReference w:id="35"/>
        </w:r>
      </w:ins>
      <w:ins w:id="37" w:author="Matthew K. Lau" w:date="2014-02-12T13:04:00Z">
        <w:r w:rsidR="00A43D6D">
          <w:t xml:space="preserve"> (Fig. 1)</w:t>
        </w:r>
        <w:r w:rsidR="00FD43CF">
          <w:t>.</w:t>
        </w:r>
      </w:ins>
      <w:ins w:id="38" w:author="Matthew K. Lau" w:date="2014-02-12T17:59:00Z">
        <w:r w:rsidR="00FD43CF">
          <w:t xml:space="preserve"> </w:t>
        </w:r>
      </w:ins>
      <w:r w:rsidR="00DE3974">
        <w:t>I</w:t>
      </w:r>
      <w:r w:rsidR="00D90020">
        <w:t xml:space="preserve">nvestigations into the structure of </w:t>
      </w:r>
      <w:r w:rsidR="00DA2F0E">
        <w:t xml:space="preserve">these </w:t>
      </w:r>
      <w:r w:rsidR="003B4970">
        <w:t xml:space="preserve">networks </w:t>
      </w:r>
      <w:r w:rsidR="000C0023">
        <w:t xml:space="preserve">have shown </w:t>
      </w:r>
      <w:r w:rsidR="00566933">
        <w:t>consistent</w:t>
      </w:r>
      <w:ins w:id="39" w:author="Helen" w:date="2014-02-14T10:17:00Z">
        <w:r w:rsidR="003A2BF2">
          <w:t>(repeatable?</w:t>
        </w:r>
      </w:ins>
      <w:ins w:id="40" w:author="Helen" w:date="2014-02-14T10:18:00Z">
        <w:r w:rsidR="003A2BF2">
          <w:t xml:space="preserve"> or common across different species studies?</w:t>
        </w:r>
      </w:ins>
      <w:ins w:id="41" w:author="Helen" w:date="2014-02-14T10:17:00Z">
        <w:r w:rsidR="003A2BF2">
          <w:t>)</w:t>
        </w:r>
      </w:ins>
      <w:r w:rsidR="001B50E1">
        <w:t>patterns</w:t>
      </w:r>
      <w:ins w:id="42" w:author="Matthew K. Lau" w:date="2014-02-12T13:04:00Z">
        <w:r w:rsidR="00300831">
          <w:t xml:space="preserve"> </w:t>
        </w:r>
      </w:ins>
      <w:r w:rsidR="000F5ED3">
        <w:t xml:space="preserve">(Bascompte et al. 2003, Vasquez et al. 2009, Thebault and Fontaine 2011). </w:t>
      </w:r>
      <w:r w:rsidR="00C40442">
        <w:t xml:space="preserve">In </w:t>
      </w:r>
      <w:r w:rsidR="00C40442" w:rsidRPr="000515B2">
        <w:rPr>
          <w:highlight w:val="yellow"/>
        </w:rPr>
        <w:t>particular</w:t>
      </w:r>
      <w:ins w:id="43" w:author="Hillary Cooper" w:date="2014-02-13T11:11:00Z">
        <w:r w:rsidR="0034214E">
          <w:t>,</w:t>
        </w:r>
      </w:ins>
      <w:r w:rsidR="00C40442" w:rsidRPr="000515B2">
        <w:rPr>
          <w:highlight w:val="yellow"/>
        </w:rPr>
        <w:t xml:space="preserve"> </w:t>
      </w:r>
      <w:r w:rsidR="00566933" w:rsidRPr="000515B2">
        <w:rPr>
          <w:highlight w:val="yellow"/>
        </w:rPr>
        <w:t>nestedness</w:t>
      </w:r>
      <w:r w:rsidR="002A15C8">
        <w:t>,</w:t>
      </w:r>
      <w:r w:rsidR="00566933">
        <w:t xml:space="preserve"> </w:t>
      </w:r>
      <w:ins w:id="44" w:author="Hillary Cooper" w:date="2014-02-13T11:12:00Z">
        <w:r w:rsidR="0034214E">
          <w:t>in which specialist</w:t>
        </w:r>
      </w:ins>
      <w:r w:rsidR="00C25579">
        <w:t xml:space="preserve"> species interact </w:t>
      </w:r>
      <w:commentRangeStart w:id="45"/>
      <w:r w:rsidR="00C25579">
        <w:t xml:space="preserve">with subsets of the community </w:t>
      </w:r>
      <w:commentRangeEnd w:id="45"/>
      <w:ins w:id="46" w:author="Helen" w:date="2014-02-14T15:35:00Z">
        <w:r w:rsidR="00C25579">
          <w:t>tha</w:t>
        </w:r>
      </w:ins>
      <w:ins w:id="47" w:author="Helen" w:date="2014-02-14T10:18:00Z">
        <w:r w:rsidR="003A2BF2">
          <w:t>n</w:t>
        </w:r>
      </w:ins>
      <w:ins w:id="48" w:author="Matthew K. Lau" w:date="2014-02-14T15:35:00Z">
        <w:r w:rsidR="00F31FAF">
          <w:rPr>
            <w:rStyle w:val="CommentReference"/>
          </w:rPr>
          <w:commentReference w:id="45"/>
        </w:r>
        <w:r w:rsidR="00C25579">
          <w:t xml:space="preserve">that </w:t>
        </w:r>
      </w:ins>
      <w:r w:rsidR="00C25579">
        <w:t>more generalized species</w:t>
      </w:r>
      <w:r w:rsidR="00F82641">
        <w:t xml:space="preserve"> </w:t>
      </w:r>
      <w:ins w:id="49" w:author="Matthew K. Lau" w:date="2014-02-12T13:04:00Z">
        <w:r w:rsidR="008C445F">
          <w:t xml:space="preserve">interact with </w:t>
        </w:r>
        <w:r w:rsidR="00F82641">
          <w:t>(</w:t>
        </w:r>
        <w:r w:rsidR="00D742D6">
          <w:t xml:space="preserve">Fig. 1; </w:t>
        </w:r>
      </w:ins>
      <w:commentRangeStart w:id="50"/>
      <w:r w:rsidR="00AF3E5F">
        <w:t>Patterson and Atmar 1986</w:t>
      </w:r>
      <w:commentRangeEnd w:id="50"/>
      <w:r w:rsidR="00031285">
        <w:rPr>
          <w:rStyle w:val="CommentReference"/>
        </w:rPr>
        <w:commentReference w:id="50"/>
      </w:r>
      <w:r w:rsidR="004F2917">
        <w:t>)</w:t>
      </w:r>
      <w:r w:rsidR="00AF4E34">
        <w:t>, has been observed repeatedly in many types of networks</w:t>
      </w:r>
      <w:r w:rsidR="00715987">
        <w:t xml:space="preserve"> (Bascompte 2010)</w:t>
      </w:r>
      <w:r w:rsidR="00566933">
        <w:t>.</w:t>
      </w:r>
      <w:r w:rsidR="00937654">
        <w:t xml:space="preserve"> </w:t>
      </w:r>
      <w:r w:rsidR="009072EB">
        <w:t xml:space="preserve">Evidence from simulated species removal studies </w:t>
      </w:r>
      <w:ins w:id="51" w:author="Todd Wojtowicz" w:date="2014-02-14T15:35:00Z">
        <w:r w:rsidR="009072EB">
          <w:t>suggest</w:t>
        </w:r>
        <w:r w:rsidR="00F14063">
          <w:t>s</w:t>
        </w:r>
      </w:ins>
      <w:ins w:id="52" w:author="Helen" w:date="2014-02-14T15:35:00Z">
        <w:r w:rsidR="009072EB">
          <w:t>suggest</w:t>
        </w:r>
        <w:r w:rsidR="00F14063">
          <w:t>s</w:t>
        </w:r>
      </w:ins>
      <w:ins w:id="53" w:author="Dana Ikeda" w:date="2014-02-14T15:30:00Z">
        <w:r w:rsidR="009072EB">
          <w:t>suggest</w:t>
        </w:r>
        <w:r w:rsidR="00F14063">
          <w:t>s</w:t>
        </w:r>
      </w:ins>
      <w:ins w:id="54" w:author="Hillary Cooper" w:date="2014-02-13T14:39:00Z">
        <w:r w:rsidR="009072EB">
          <w:t>suggest</w:t>
        </w:r>
        <w:r w:rsidR="00F14063">
          <w:t>s</w:t>
        </w:r>
      </w:ins>
      <w:ins w:id="55" w:author="Matthew K. Lau" w:date="2014-02-12T13:04:00Z">
        <w:r w:rsidR="009072EB">
          <w:t>suggest</w:t>
        </w:r>
        <w:r w:rsidR="00F14063">
          <w:t>s</w:t>
        </w:r>
      </w:ins>
      <w:r w:rsidR="009072EB">
        <w:t xml:space="preserve"> that nestedness contributes to </w:t>
      </w:r>
      <w:commentRangeStart w:id="56"/>
      <w:r w:rsidR="009072EB">
        <w:t>community stability and species co-existence by minimizing competition among species</w:t>
      </w:r>
      <w:r w:rsidR="001343C9">
        <w:t xml:space="preserve"> (</w:t>
      </w:r>
      <w:ins w:id="57" w:author="Matthew K. Lau" w:date="2014-02-12T13:04:00Z">
        <w:r w:rsidR="009567C3">
          <w:t xml:space="preserve">Bascompte et al. 2006; </w:t>
        </w:r>
      </w:ins>
      <w:r w:rsidR="001343C9">
        <w:t xml:space="preserve">Fortuna </w:t>
      </w:r>
      <w:r w:rsidR="00AF6AAB">
        <w:t xml:space="preserve">and Bascompte </w:t>
      </w:r>
      <w:commentRangeStart w:id="58"/>
      <w:r w:rsidR="00AF6AAB">
        <w:t>2006</w:t>
      </w:r>
      <w:commentRangeEnd w:id="58"/>
      <w:ins w:id="59" w:author="Matthew K. Lau" w:date="2014-02-14T15:35:00Z">
        <w:r w:rsidR="001343C9">
          <w:t>)</w:t>
        </w:r>
        <w:r w:rsidR="00E66503">
          <w:t>.</w:t>
        </w:r>
        <w:commentRangeEnd w:id="56"/>
        <w:r w:rsidR="003A2BF2">
          <w:rPr>
            <w:rStyle w:val="CommentReference"/>
          </w:rPr>
          <w:commentReference w:id="58"/>
        </w:r>
        <w:r w:rsidR="00865659">
          <w:rPr>
            <w:rStyle w:val="CommentReference"/>
          </w:rPr>
          <w:commentReference w:id="56"/>
        </w:r>
      </w:ins>
      <w:ins w:id="60" w:author="Helen" w:date="2014-02-14T15:35:00Z">
        <w:r w:rsidR="001343C9">
          <w:t>)</w:t>
        </w:r>
        <w:r w:rsidR="00E66503">
          <w:t>.</w:t>
        </w:r>
      </w:ins>
    </w:p>
    <w:p w14:paraId="731A211F" w14:textId="70C1094E" w:rsidR="00C86E8E" w:rsidRDefault="00BA0239" w:rsidP="00C86E8E">
      <w:pPr>
        <w:spacing w:line="480" w:lineRule="auto"/>
        <w:ind w:firstLine="720"/>
        <w:rPr>
          <w:ins w:id="61" w:author="Matthew K. Lau" w:date="2014-02-12T13:04:00Z"/>
        </w:rPr>
      </w:pPr>
      <w:ins w:id="62" w:author="Matthew K. Lau" w:date="2014-02-12T13:04:00Z">
        <w:r>
          <w:t xml:space="preserve">Intra-specific genetic variation </w:t>
        </w:r>
        <w:r w:rsidR="00375CBA">
          <w:t xml:space="preserve">is likely an </w:t>
        </w:r>
        <w:commentRangeStart w:id="63"/>
        <w:r w:rsidR="00375CBA">
          <w:t xml:space="preserve">important but overlooked </w:t>
        </w:r>
      </w:ins>
      <w:commentRangeEnd w:id="63"/>
      <w:r w:rsidR="00674825">
        <w:rPr>
          <w:rStyle w:val="CommentReference"/>
          <w:vanish/>
        </w:rPr>
        <w:commentReference w:id="63"/>
      </w:r>
      <w:ins w:id="64" w:author="Matthew K. Lau" w:date="2014-02-12T13:04:00Z">
        <w:r w:rsidR="00375CBA">
          <w:t xml:space="preserve">contributor to ecological </w:t>
        </w:r>
      </w:ins>
      <w:r w:rsidR="00375CBA">
        <w:t>network structure</w:t>
      </w:r>
      <w:r w:rsidR="00211202">
        <w:t xml:space="preserve">. </w:t>
      </w:r>
      <w:r w:rsidR="00EF1CC0">
        <w:t xml:space="preserve">Vasquez et al. </w:t>
      </w:r>
      <w:r w:rsidR="001145FC">
        <w:t xml:space="preserve">(2009) clearly </w:t>
      </w:r>
      <w:r w:rsidR="009B1C41">
        <w:t xml:space="preserve">reviewed </w:t>
      </w:r>
      <w:r w:rsidR="00CE1B1E">
        <w:t xml:space="preserve">how </w:t>
      </w:r>
      <w:r w:rsidR="00580A4F">
        <w:t xml:space="preserve">ecological and evolutionary processes </w:t>
      </w:r>
      <w:ins w:id="65" w:author="Matthew K. Lau" w:date="2014-02-12T13:04:00Z">
        <w:r w:rsidR="00580A4F">
          <w:t xml:space="preserve">and </w:t>
        </w:r>
        <w:commentRangeStart w:id="66"/>
        <w:r w:rsidR="00580A4F">
          <w:t>observation</w:t>
        </w:r>
        <w:commentRangeEnd w:id="66"/>
        <w:r w:rsidR="00E24EBE">
          <w:rPr>
            <w:rStyle w:val="CommentReference"/>
          </w:rPr>
          <w:commentReference w:id="66"/>
        </w:r>
        <w:r w:rsidR="00580A4F">
          <w:t xml:space="preserve"> </w:t>
        </w:r>
      </w:ins>
      <w:r w:rsidR="00580A4F">
        <w:t>influence</w:t>
      </w:r>
      <w:r w:rsidR="00F64F8D">
        <w:t xml:space="preserve"> bipartite</w:t>
      </w:r>
      <w:r w:rsidR="001145FC">
        <w:t xml:space="preserve"> network structure. </w:t>
      </w:r>
      <w:r w:rsidR="00661574">
        <w:t>In particular, phylogenetic</w:t>
      </w:r>
      <w:r w:rsidR="000515B2">
        <w:t xml:space="preserve"> </w:t>
      </w:r>
      <w:r w:rsidR="00661574">
        <w:t xml:space="preserve">studies </w:t>
      </w:r>
      <w:ins w:id="67" w:author="Matthew K. Lau" w:date="2014-02-12T13:04:00Z">
        <w:r w:rsidR="00AE2D97">
          <w:t xml:space="preserve">of bipartite networks </w:t>
        </w:r>
      </w:ins>
      <w:r w:rsidR="00661574">
        <w:t xml:space="preserve">have demonstrated evidence for the evolutionary contribution to </w:t>
      </w:r>
      <w:r w:rsidR="002A1CC0">
        <w:t xml:space="preserve">bipartite </w:t>
      </w:r>
      <w:ins w:id="68" w:author="Todd Wojtowicz" w:date="2014-02-14T15:35:00Z">
        <w:r w:rsidR="002A1CC0">
          <w:t>network</w:t>
        </w:r>
      </w:ins>
      <w:ins w:id="69" w:author="Helen" w:date="2014-02-14T15:35:00Z">
        <w:r w:rsidR="002A1CC0">
          <w:t>network</w:t>
        </w:r>
      </w:ins>
      <w:ins w:id="70" w:author="Dana Ikeda" w:date="2014-02-14T15:30:00Z">
        <w:r w:rsidR="002A1CC0">
          <w:t>network</w:t>
        </w:r>
      </w:ins>
      <w:ins w:id="71" w:author="Hillary Cooper" w:date="2014-02-13T14:39:00Z">
        <w:r w:rsidR="002A1CC0">
          <w:t>network</w:t>
        </w:r>
      </w:ins>
      <w:ins w:id="72" w:author="Matthew K. Lau" w:date="2014-02-12T13:04:00Z">
        <w:r w:rsidR="002A1CC0">
          <w:t>network</w:t>
        </w:r>
      </w:ins>
      <w:r w:rsidR="00690CBF">
        <w:t xml:space="preserve"> </w:t>
      </w:r>
      <w:r w:rsidR="00661574">
        <w:t xml:space="preserve">structure with </w:t>
      </w:r>
      <w:r w:rsidR="007B3617">
        <w:t xml:space="preserve">phylogeny explaining patterns in interaction overlap among species </w:t>
      </w:r>
      <w:r w:rsidR="002076A5">
        <w:t>(</w:t>
      </w:r>
      <w:del w:id="73" w:author="Matthew K. Lau" w:date="2014-02-12T13:04:00Z">
        <w:r w:rsidR="00D02EEF">
          <w:delText xml:space="preserve">Rezende et al. </w:delText>
        </w:r>
        <w:commentRangeStart w:id="74"/>
        <w:r w:rsidR="00D02EEF">
          <w:delText>2007</w:delText>
        </w:r>
        <w:commentRangeEnd w:id="74"/>
        <w:r w:rsidR="00D02EEF">
          <w:rPr>
            <w:rStyle w:val="CommentReference"/>
          </w:rPr>
          <w:commentReference w:id="74"/>
        </w:r>
        <w:r w:rsidR="00D02EEF">
          <w:delText xml:space="preserve">, </w:delText>
        </w:r>
      </w:del>
      <w:r w:rsidR="00256087">
        <w:t xml:space="preserve">Rafferty and Ives </w:t>
      </w:r>
      <w:commentRangeStart w:id="75"/>
      <w:r w:rsidR="00256087">
        <w:t>2013</w:t>
      </w:r>
      <w:commentRangeEnd w:id="75"/>
      <w:r w:rsidR="004E6922">
        <w:rPr>
          <w:rStyle w:val="CommentReference"/>
        </w:rPr>
        <w:commentReference w:id="75"/>
      </w:r>
      <w:r w:rsidR="002076A5">
        <w:t>).</w:t>
      </w:r>
      <w:del w:id="76" w:author="Hillary Cooper" w:date="2014-02-13T14:39:00Z">
        <w:r w:rsidR="002076A5">
          <w:delText xml:space="preserve"> </w:delText>
        </w:r>
      </w:del>
      <w:del w:id="77" w:author="Matthew K. Lau" w:date="2014-02-12T13:04:00Z">
        <w:r w:rsidR="00E4677C">
          <w:delText xml:space="preserve">All of these studies have </w:delText>
        </w:r>
      </w:del>
      <w:ins w:id="78" w:author="Matthew K. Lau" w:date="2014-02-12T13:04:00Z">
        <w:r w:rsidR="00611B4C">
          <w:t xml:space="preserve">These phylogenetic patterns likely arise from trait similarity </w:t>
        </w:r>
        <w:r w:rsidR="00B862B9">
          <w:t xml:space="preserve">between more closely related lineages, which </w:t>
        </w:r>
        <w:r w:rsidR="0050120A">
          <w:t xml:space="preserve">then </w:t>
        </w:r>
        <w:r w:rsidR="00B862B9">
          <w:t xml:space="preserve">leads to similarity in interactions </w:t>
        </w:r>
        <w:r w:rsidR="00611B4C">
          <w:t xml:space="preserve">(Rezende et al. </w:t>
        </w:r>
        <w:commentRangeStart w:id="79"/>
        <w:r w:rsidR="00611B4C">
          <w:t>2007</w:t>
        </w:r>
        <w:commentRangeEnd w:id="79"/>
        <w:r w:rsidR="00611B4C">
          <w:rPr>
            <w:rStyle w:val="CommentReference"/>
          </w:rPr>
          <w:commentReference w:id="79"/>
        </w:r>
        <w:r w:rsidR="00611B4C">
          <w:t xml:space="preserve">). </w:t>
        </w:r>
        <w:r w:rsidR="00432AD0">
          <w:t xml:space="preserve">Although </w:t>
        </w:r>
        <w:r w:rsidR="00E22B05">
          <w:t>the phylogenetic approach demonstrates how evolutionary processes</w:t>
        </w:r>
        <w:r w:rsidR="00D63206">
          <w:t xml:space="preserve">, which contribute to </w:t>
        </w:r>
        <w:del w:id="80" w:author="Hillary Cooper" w:date="2014-02-13T11:15:00Z">
          <w:r w:rsidR="00E22B05">
            <w:delText xml:space="preserve">species </w:delText>
          </w:r>
        </w:del>
        <w:r w:rsidR="00E22B05">
          <w:t>similarities</w:t>
        </w:r>
      </w:ins>
      <w:ins w:id="81" w:author="Hillary Cooper" w:date="2014-02-13T11:15:00Z">
        <w:r w:rsidR="0034214E">
          <w:t xml:space="preserve"> among closely related species</w:t>
        </w:r>
      </w:ins>
      <w:ins w:id="82" w:author="Matthew K. Lau" w:date="2014-02-12T13:04:00Z">
        <w:r w:rsidR="00D63206">
          <w:t>,</w:t>
        </w:r>
        <w:r w:rsidR="00E22B05">
          <w:t xml:space="preserve"> can contribute to interaction network structure, all of this work has </w:t>
        </w:r>
      </w:ins>
      <w:r w:rsidR="00E4677C">
        <w:t xml:space="preserve">been conducted at the level of species-species </w:t>
      </w:r>
      <w:ins w:id="83" w:author="Matthew K. Lau" w:date="2014-02-12T13:04:00Z">
        <w:r w:rsidR="00200EE2">
          <w:t xml:space="preserve">interaction </w:t>
        </w:r>
      </w:ins>
      <w:r w:rsidR="00B14624">
        <w:t>networks</w:t>
      </w:r>
      <w:ins w:id="84" w:author="Todd Wojtowicz" w:date="2014-02-14T15:35:00Z">
        <w:r w:rsidR="00B14624">
          <w:t>.</w:t>
        </w:r>
      </w:ins>
      <w:ins w:id="85" w:author="Helen" w:date="2014-02-14T15:35:00Z">
        <w:r w:rsidR="00B14624">
          <w:t>.</w:t>
        </w:r>
      </w:ins>
      <w:ins w:id="86" w:author="Dana Ikeda" w:date="2014-02-14T15:30:00Z">
        <w:r w:rsidR="00B14624">
          <w:t>.</w:t>
        </w:r>
      </w:ins>
      <w:ins w:id="87" w:author="Hillary Cooper" w:date="2014-02-13T14:39:00Z">
        <w:r w:rsidR="00B14624">
          <w:t>.</w:t>
        </w:r>
      </w:ins>
      <w:del w:id="88" w:author="Matthew K. Lau" w:date="2014-02-12T13:04:00Z">
        <w:r w:rsidR="00E4677C">
          <w:delText>, even though similar process</w:delText>
        </w:r>
        <w:r w:rsidR="000F2DEF">
          <w:delText>es</w:delText>
        </w:r>
        <w:r w:rsidR="00E4677C">
          <w:delText xml:space="preserve"> (e.g., the</w:delText>
        </w:r>
      </w:del>
      <w:ins w:id="89" w:author="Matthew K. Lau" w:date="2014-02-12T13:04:00Z">
        <w:r w:rsidR="00B14624">
          <w:t>.</w:t>
        </w:r>
        <w:r w:rsidR="00E4677C">
          <w:t xml:space="preserve"> </w:t>
        </w:r>
      </w:ins>
    </w:p>
    <w:p w14:paraId="0CF8D07D" w14:textId="26586BA6" w:rsidR="00A43610" w:rsidRDefault="002B4583" w:rsidP="00AA3686">
      <w:pPr>
        <w:spacing w:line="480" w:lineRule="auto"/>
        <w:ind w:firstLine="720"/>
      </w:pPr>
      <w:ins w:id="90" w:author="Matthew K. Lau" w:date="2014-02-12T13:04:00Z">
        <w:r>
          <w:t xml:space="preserve">Similar to the effects of phylogenetic similarity, intra-specific genetic variation has been shown to have community level effects that could </w:t>
        </w:r>
        <w:r w:rsidR="00C86E8E">
          <w:t>contribute to interaction network structure</w:t>
        </w:r>
        <w:r w:rsidR="00B14624">
          <w:t xml:space="preserve">. </w:t>
        </w:r>
        <w:r w:rsidR="005002CD">
          <w:t>Genetic variation in one species has been shown to lead to higher l</w:t>
        </w:r>
        <w:r w:rsidR="005B1C78">
          <w:t xml:space="preserve">evels of ecological diversity </w:t>
        </w:r>
      </w:ins>
      <w:ins w:id="91" w:author="Helen" w:date="2014-02-14T10:22:00Z">
        <w:r w:rsidR="003A2BF2">
          <w:t>in the associated community</w:t>
        </w:r>
      </w:ins>
      <w:ins w:id="92" w:author="Helen" w:date="2014-02-14T15:35:00Z">
        <w:r w:rsidR="005B1C78">
          <w:t xml:space="preserve"> </w:t>
        </w:r>
      </w:ins>
      <w:ins w:id="93" w:author="Matthew K. Lau" w:date="2014-02-12T13:04:00Z">
        <w:r w:rsidR="005B1C78">
          <w:t>(</w:t>
        </w:r>
        <w:r w:rsidR="005002CD">
          <w:t xml:space="preserve">Wimp et al. 2005; Crutsinger et al. 2006). </w:t>
        </w:r>
        <w:r w:rsidR="00B14624">
          <w:t>T</w:t>
        </w:r>
        <w:r w:rsidR="00E4677C">
          <w:t>he</w:t>
        </w:r>
      </w:ins>
      <w:r w:rsidR="00E4677C">
        <w:t xml:space="preserve"> genetic similarity rule of community </w:t>
      </w:r>
      <w:ins w:id="94" w:author="Matthew K. Lau" w:date="2014-02-12T13:04:00Z">
        <w:r w:rsidR="005002CD">
          <w:t>assembly</w:t>
        </w:r>
        <w:r w:rsidR="00CC2FAB">
          <w:t xml:space="preserve">, where individuals that are more genetically similar tend to interact with </w:t>
        </w:r>
        <w:del w:id="95" w:author="Helen" w:date="2014-02-14T10:22:00Z">
          <w:r w:rsidR="00CC2FAB">
            <w:delText xml:space="preserve">the </w:delText>
          </w:r>
        </w:del>
        <w:r w:rsidR="00DA67D1">
          <w:t>similar</w:t>
        </w:r>
        <w:r w:rsidR="00CC2FAB">
          <w:t xml:space="preserve"> species in the regional species pool,</w:t>
        </w:r>
        <w:r w:rsidR="00E4677C">
          <w:t xml:space="preserve"> </w:t>
        </w:r>
        <w:r w:rsidR="00CC2FAB">
          <w:t>is one potential explanation for this pattern</w:t>
        </w:r>
        <w:r w:rsidR="00E4677C">
          <w:t xml:space="preserve"> </w:t>
        </w:r>
        <w:r w:rsidR="004A2D88">
          <w:t>(</w:t>
        </w:r>
        <w:r w:rsidR="00E4677C">
          <w:t>Bangert et al. 2007</w:t>
        </w:r>
        <w:r w:rsidR="005002CD">
          <w:t>)</w:t>
        </w:r>
        <w:r w:rsidR="00261251">
          <w:t>. M</w:t>
        </w:r>
        <w:r w:rsidR="000D15D2">
          <w:t xml:space="preserve">ultiple studies have now demonstrated </w:t>
        </w:r>
        <w:r w:rsidR="000C7398">
          <w:t xml:space="preserve">that </w:t>
        </w:r>
        <w:r w:rsidR="000D15D2">
          <w:t xml:space="preserve">plant genetics can affect the </w:t>
        </w:r>
      </w:ins>
      <w:r w:rsidR="000D15D2">
        <w:t>composition</w:t>
      </w:r>
      <w:ins w:id="96" w:author="Matthew K. Lau" w:date="2014-02-12T13:04:00Z">
        <w:r w:rsidR="00E4677C">
          <w:t>) have been shown to operat</w:t>
        </w:r>
        <w:r w:rsidR="004A2D88">
          <w:t>e below the species level (</w:t>
        </w:r>
        <w:commentRangeStart w:id="97"/>
        <w:commentRangeStart w:id="98"/>
        <w:r w:rsidR="004A2D88">
          <w:t>Wimp</w:t>
        </w:r>
        <w:r w:rsidR="00E4677C">
          <w:t xml:space="preserve"> et al. 2005</w:t>
        </w:r>
      </w:ins>
      <w:ins w:id="99" w:author="Thomas Whitham" w:date="2014-02-11T16:30:00Z">
        <w:r w:rsidR="00E24EBE">
          <w:t>,</w:t>
        </w:r>
      </w:ins>
      <w:del w:id="100" w:author="Thomas Whitham" w:date="2014-02-11T16:30:00Z">
        <w:r w:rsidR="00E4677C" w:rsidDel="00E24EBE">
          <w:delText>;</w:delText>
        </w:r>
      </w:del>
      <w:ins w:id="101" w:author="Matthew K. Lau" w:date="2014-02-12T13:04:00Z">
        <w:r w:rsidR="00E4677C">
          <w:t xml:space="preserve"> Bangert et al. 2007</w:t>
        </w:r>
      </w:ins>
      <w:del w:id="102" w:author="Thomas Whitham" w:date="2014-02-11T16:30:00Z">
        <w:r w:rsidR="003B4281" w:rsidDel="00E24EBE">
          <w:delText>;</w:delText>
        </w:r>
      </w:del>
      <w:ins w:id="103" w:author="Thomas Whitham" w:date="2014-02-11T16:30:00Z">
        <w:r w:rsidR="00E24EBE">
          <w:t>,</w:t>
        </w:r>
      </w:ins>
      <w:ins w:id="104" w:author="Matthew K. Lau" w:date="2014-02-12T13:04:00Z">
        <w:r w:rsidR="003B4281">
          <w:t xml:space="preserve"> </w:t>
        </w:r>
        <w:r w:rsidR="000D15D2">
          <w:t xml:space="preserve"> of associated </w:t>
        </w:r>
        <w:r w:rsidR="00901901">
          <w:t>communities</w:t>
        </w:r>
      </w:ins>
      <w:del w:id="105" w:author="Matthew K. Lau" w:date="2014-02-14T15:35:00Z">
        <w:r w:rsidR="00901901">
          <w:delText>::</w:delText>
        </w:r>
      </w:del>
      <w:del w:id="106" w:author="Matthew K. Lau" w:date="2014-02-14T15:30:00Z">
        <w:r w:rsidR="00901901">
          <w:delText>:</w:delText>
        </w:r>
      </w:del>
      <w:ins w:id="107" w:author="Hillary Cooper" w:date="2014-02-13T11:17:00Z">
        <w:r w:rsidR="0034214E">
          <w:t>,</w:t>
        </w:r>
      </w:ins>
      <w:del w:id="108" w:author="Hillary Cooper" w:date="2014-02-13T11:17:00Z">
        <w:r w:rsidR="00901901" w:rsidDel="0034214E">
          <w:delText>:</w:delText>
        </w:r>
      </w:del>
      <w:ins w:id="109" w:author="Matthew K. Lau" w:date="2014-02-12T13:04:00Z">
        <w:r w:rsidR="00901901">
          <w:t xml:space="preserve">: such as insects associated with </w:t>
        </w:r>
        <w:r w:rsidR="00901901" w:rsidRPr="00E95D52">
          <w:rPr>
            <w:i/>
          </w:rPr>
          <w:t>Populus</w:t>
        </w:r>
        <w:r w:rsidR="00901901">
          <w:rPr>
            <w:i/>
          </w:rPr>
          <w:t xml:space="preserve"> </w:t>
        </w:r>
        <w:r w:rsidR="00901901" w:rsidRPr="00A73A94">
          <w:t>spp</w:t>
        </w:r>
        <w:r w:rsidR="00901901">
          <w:t>.</w:t>
        </w:r>
        <w:r w:rsidR="00901901" w:rsidRPr="00A73A94">
          <w:t>,</w:t>
        </w:r>
        <w:r w:rsidR="00901901">
          <w:t xml:space="preserve"> </w:t>
        </w:r>
        <w:r w:rsidR="00F4552F">
          <w:rPr>
            <w:i/>
          </w:rPr>
          <w:t>Oenothera</w:t>
        </w:r>
        <w:r w:rsidR="00F4552F">
          <w:t xml:space="preserve"> </w:t>
        </w:r>
        <w:r w:rsidR="00F4552F">
          <w:rPr>
            <w:i/>
          </w:rPr>
          <w:t xml:space="preserve">bienis </w:t>
        </w:r>
        <w:r w:rsidR="00901901">
          <w:t xml:space="preserve">and </w:t>
        </w:r>
        <w:r w:rsidR="00F4552F">
          <w:rPr>
            <w:i/>
          </w:rPr>
          <w:t xml:space="preserve">Eucalyptus </w:t>
        </w:r>
        <w:r w:rsidR="00F4552F">
          <w:t xml:space="preserve">spp. </w:t>
        </w:r>
        <w:r w:rsidR="00901901">
          <w:t>(</w:t>
        </w:r>
      </w:ins>
      <w:r w:rsidR="00BE76A8">
        <w:t>Keith et al. 2010</w:t>
      </w:r>
      <w:commentRangeEnd w:id="97"/>
      <w:commentRangeEnd w:id="98"/>
      <w:del w:id="110" w:author="Matthew K. Lau" w:date="2014-02-13T14:39:00Z">
        <w:r w:rsidR="00901901">
          <w:delText>,</w:delText>
        </w:r>
      </w:del>
      <w:del w:id="111" w:author="Matthew K. Lau" w:date="2014-02-12T17:59:00Z">
        <w:r w:rsidR="00E24EBE">
          <w:rPr>
            <w:rStyle w:val="CommentReference"/>
          </w:rPr>
          <w:commentReference w:id="97"/>
        </w:r>
        <w:r w:rsidR="00E4677C">
          <w:delText>)</w:delText>
        </w:r>
        <w:r w:rsidR="003B4281">
          <w:delText>.</w:delText>
        </w:r>
      </w:del>
      <w:ins w:id="112" w:author="Matthew K. Lau" w:date="2014-02-12T13:04:00Z">
        <w:r w:rsidR="00901901">
          <w:t>, Johnson and Agrawal 2007</w:t>
        </w:r>
        <w:r w:rsidR="00F76527">
          <w:t xml:space="preserve"> and Barbour et al. 2010</w:t>
        </w:r>
        <w:r w:rsidR="00901901">
          <w:t>, respectively)</w:t>
        </w:r>
        <w:r w:rsidR="000D15D2">
          <w:t xml:space="preserve">. </w:t>
        </w:r>
      </w:ins>
      <w:r w:rsidR="00A43610">
        <w:t>Although previous work has considered the effects that genetic variation can have on tri-trophic interactions (</w:t>
      </w:r>
      <w:commentRangeStart w:id="113"/>
      <w:r w:rsidR="00A43610">
        <w:t>Bailey</w:t>
      </w:r>
      <w:commentRangeEnd w:id="113"/>
      <w:r w:rsidR="00AC266F">
        <w:rPr>
          <w:rStyle w:val="CommentReference"/>
        </w:rPr>
        <w:commentReference w:id="113"/>
      </w:r>
      <w:r w:rsidR="00A43610">
        <w:t xml:space="preserve"> et al. </w:t>
      </w:r>
      <w:ins w:id="114" w:author="Matthew K. Lau" w:date="2014-02-12T13:04:00Z">
        <w:r w:rsidR="00E24EBE">
          <w:rPr>
            <w:rStyle w:val="CommentReference"/>
          </w:rPr>
          <w:commentReference w:id="98"/>
        </w:r>
        <w:r w:rsidR="00E4677C">
          <w:t>)</w:t>
        </w:r>
        <w:r w:rsidR="003B4281">
          <w:t>.</w:t>
        </w:r>
        <w:r w:rsidR="00A43610">
          <w:t>2007 and Smit</w:t>
        </w:r>
        <w:r w:rsidR="001A5AFA">
          <w:t>h et al. 2011</w:t>
        </w:r>
        <w:r w:rsidR="00A43610">
          <w:t xml:space="preserve">), </w:t>
        </w:r>
        <w:r w:rsidR="00587189">
          <w:t xml:space="preserve">we are aware </w:t>
        </w:r>
        <w:r w:rsidR="00BB6F54">
          <w:t xml:space="preserve">of </w:t>
        </w:r>
        <w:r w:rsidR="00587189">
          <w:t xml:space="preserve">no studies that have </w:t>
        </w:r>
        <w:r w:rsidR="00A43610">
          <w:t>considered the effect that</w:t>
        </w:r>
      </w:ins>
      <w:ins w:id="115" w:author="Hillary Cooper" w:date="2014-02-13T14:39:00Z">
        <w:r w:rsidR="00A43610">
          <w:t xml:space="preserve"> </w:t>
        </w:r>
      </w:ins>
      <w:ins w:id="116" w:author="Hillary Cooper" w:date="2014-02-13T11:17:00Z">
        <w:r w:rsidR="0034214E">
          <w:t>intra</w:t>
        </w:r>
      </w:ins>
      <w:ins w:id="117" w:author="Hillary Cooper" w:date="2014-02-13T11:18:00Z">
        <w:r w:rsidR="0034214E">
          <w:t>-</w:t>
        </w:r>
      </w:ins>
      <w:ins w:id="118" w:author="Hillary Cooper" w:date="2014-02-13T11:17:00Z">
        <w:r w:rsidR="0034214E">
          <w:t>specific</w:t>
        </w:r>
      </w:ins>
      <w:ins w:id="119" w:author="Matthew K. Lau" w:date="2014-02-12T13:04:00Z">
        <w:r w:rsidR="00A43610">
          <w:t xml:space="preserve"> genetic variation can </w:t>
        </w:r>
        <w:r w:rsidR="00F14389">
          <w:t xml:space="preserve">have on </w:t>
        </w:r>
        <w:r w:rsidR="007B24DF">
          <w:t>interaction</w:t>
        </w:r>
        <w:r w:rsidR="00F14389">
          <w:t xml:space="preserve"> network structure</w:t>
        </w:r>
        <w:r w:rsidR="00A43610">
          <w:t>.</w:t>
        </w:r>
        <w:r w:rsidR="009B404D">
          <w:t xml:space="preserve"> </w:t>
        </w:r>
      </w:ins>
    </w:p>
    <w:p w14:paraId="14ECD74C" w14:textId="2E6F9B4C" w:rsidR="009C6619" w:rsidRDefault="007952EF" w:rsidP="00C254D5">
      <w:pPr>
        <w:spacing w:line="480" w:lineRule="auto"/>
        <w:ind w:firstLine="720"/>
      </w:pPr>
      <w:r>
        <w:t>In this study, we</w:t>
      </w:r>
      <w:r w:rsidR="00D45B9D">
        <w:t xml:space="preserve"> explore the </w:t>
      </w:r>
      <w:ins w:id="120" w:author="Matthew K. Lau" w:date="2014-02-12T13:04:00Z">
        <w:r w:rsidR="004F6CE4">
          <w:t>properties</w:t>
        </w:r>
        <w:r w:rsidR="00C14848">
          <w:t xml:space="preserve"> of genotype-species networks and the </w:t>
        </w:r>
      </w:ins>
      <w:r w:rsidR="00D45B9D">
        <w:t>genetic basis for interaction network structure.</w:t>
      </w:r>
      <w:r>
        <w:t xml:space="preserve"> </w:t>
      </w:r>
      <w:r w:rsidR="003B2DCD">
        <w:t xml:space="preserve">We focus on interactions between genotypes of a foundation species </w:t>
      </w:r>
      <w:ins w:id="121" w:author="Matthew K. Lau" w:date="2014-02-12T13:04:00Z">
        <w:r w:rsidR="002C18F6">
          <w:t>(</w:t>
        </w:r>
        <w:r w:rsidR="004A11E1">
          <w:t>Dayton 1972</w:t>
        </w:r>
        <w:r w:rsidR="002C18F6">
          <w:t xml:space="preserve">) </w:t>
        </w:r>
      </w:ins>
      <w:r w:rsidR="003B2DCD">
        <w:t xml:space="preserve">and </w:t>
      </w:r>
      <w:del w:id="122" w:author="Dana Ikeda" w:date="2014-02-13T18:43:00Z">
        <w:r w:rsidR="003B2DCD">
          <w:delText xml:space="preserve">its </w:delText>
        </w:r>
      </w:del>
      <w:ins w:id="123" w:author="Dana Ikeda" w:date="2014-02-13T18:43:00Z">
        <w:r w:rsidR="00F046B7">
          <w:t xml:space="preserve">their </w:t>
        </w:r>
      </w:ins>
      <w:r w:rsidR="003B2DCD">
        <w:t xml:space="preserve">associated </w:t>
      </w:r>
      <w:ins w:id="124" w:author="Dana Ikeda" w:date="2014-02-14T15:30:00Z">
        <w:r w:rsidR="003B2DCD">
          <w:t>communit</w:t>
        </w:r>
      </w:ins>
      <w:ins w:id="125" w:author="Dana Ikeda" w:date="2014-02-13T18:43:00Z">
        <w:r w:rsidR="00F046B7">
          <w:t>ties</w:t>
        </w:r>
      </w:ins>
      <w:del w:id="126" w:author="Dana Ikeda" w:date="2014-02-13T18:43:00Z">
        <w:r w:rsidR="003B2DCD" w:rsidDel="00F046B7">
          <w:delText>y</w:delText>
        </w:r>
      </w:del>
      <w:ins w:id="127" w:author="Dana Ikeda" w:date="2014-02-14T15:30:00Z">
        <w:r w:rsidR="002B697A">
          <w:t xml:space="preserve"> (Fig.</w:t>
        </w:r>
      </w:ins>
      <w:ins w:id="128" w:author="Matthew K. Lau" w:date="2014-02-14T15:30:00Z">
        <w:r w:rsidR="003B2DCD">
          <w:t>community</w:t>
        </w:r>
        <w:r w:rsidR="002B697A">
          <w:t xml:space="preserve"> </w:t>
        </w:r>
        <w:commentRangeStart w:id="129"/>
        <w:r w:rsidR="002B697A">
          <w:t xml:space="preserve">(Fig. </w:t>
        </w:r>
      </w:ins>
      <w:ins w:id="130" w:author="Helen" w:date="2014-02-14T15:35:00Z">
        <w:r w:rsidR="002B697A">
          <w:t>1)</w:t>
        </w:r>
      </w:ins>
      <w:ins w:id="131" w:author="Helen" w:date="2014-02-14T10:27:00Z">
        <w:r w:rsidR="00AC266F">
          <w:t>,</w:t>
        </w:r>
      </w:ins>
      <w:ins w:id="132" w:author="Matthew K. Lau" w:date="2014-02-12T13:04:00Z">
        <w:r w:rsidR="003B2DCD">
          <w:t>1</w:t>
        </w:r>
        <w:r w:rsidR="00ED2E52">
          <w:t xml:space="preserve">), </w:t>
        </w:r>
        <w:commentRangeEnd w:id="129"/>
        <w:r w:rsidR="005B18C3">
          <w:rPr>
            <w:rStyle w:val="CommentReference"/>
          </w:rPr>
          <w:commentReference w:id="129"/>
        </w:r>
        <w:r w:rsidR="00ED2E52">
          <w:t xml:space="preserve">as network structure at this level has important consequences for community dynamics </w:t>
        </w:r>
        <w:r w:rsidR="002B697A">
          <w:t>1) because of the strong impact that foundation species have in ecosystems</w:t>
        </w:r>
        <w:r w:rsidR="00E87BCE">
          <w:t xml:space="preserve"> </w:t>
        </w:r>
      </w:ins>
      <w:r w:rsidR="00E87BCE">
        <w:t>(Ellison et al. 2005</w:t>
      </w:r>
      <w:ins w:id="133" w:author="Thomas Whitham" w:date="2014-02-11T16:30:00Z">
        <w:r w:rsidR="00E24EBE">
          <w:t>,</w:t>
        </w:r>
      </w:ins>
      <w:del w:id="134" w:author="Thomas Whitham" w:date="2014-02-11T16:30:00Z">
        <w:r w:rsidR="00ED2E52" w:rsidDel="00E24EBE">
          <w:delText>;</w:delText>
        </w:r>
      </w:del>
      <w:ins w:id="135" w:author="Matthew K. Lau" w:date="2014-02-12T13:04:00Z">
        <w:r w:rsidR="00ED2E52">
          <w:t xml:space="preserve"> </w:t>
        </w:r>
        <w:r w:rsidR="00E87BCE">
          <w:t>)</w:t>
        </w:r>
        <w:r w:rsidR="00ED2E52">
          <w:t>.</w:t>
        </w:r>
      </w:ins>
      <w:moveFromRangeStart w:id="136" w:author="Matthew K. Lau" w:date="2014-02-12T13:04:00Z" w:name="move253829597"/>
      <w:moveFrom w:id="137" w:author="Matthew K. Lau" w:date="2014-02-12T13:04:00Z">
        <w:r w:rsidR="00C304C5">
          <w:t xml:space="preserve">Whitham et al. </w:t>
        </w:r>
      </w:moveFrom>
      <w:moveFromRangeEnd w:id="136"/>
      <w:del w:id="138" w:author="Matthew K. Lau" w:date="2014-02-12T13:04:00Z">
        <w:r w:rsidR="00ED2E52">
          <w:delText>2006).</w:delText>
        </w:r>
      </w:del>
      <w:r w:rsidR="00ED2E52">
        <w:t xml:space="preserve"> </w:t>
      </w:r>
      <w:r w:rsidR="00D45B9D">
        <w:t>F</w:t>
      </w:r>
      <w:r w:rsidR="00363457">
        <w:t>irst</w:t>
      </w:r>
      <w:r w:rsidR="000C4C7A">
        <w:t>,</w:t>
      </w:r>
      <w:r w:rsidR="00363457">
        <w:t xml:space="preserve"> </w:t>
      </w:r>
      <w:r w:rsidR="007D54A1">
        <w:t xml:space="preserve">we examine the structure of an </w:t>
      </w:r>
      <w:commentRangeStart w:id="139"/>
      <w:r w:rsidR="007D54A1">
        <w:t>empirical</w:t>
      </w:r>
      <w:commentRangeEnd w:id="139"/>
      <w:r w:rsidR="0072304F">
        <w:rPr>
          <w:rStyle w:val="CommentReference"/>
          <w:vanish/>
        </w:rPr>
        <w:commentReference w:id="139"/>
      </w:r>
      <w:r w:rsidR="005E3122">
        <w:t>, genotype-species</w:t>
      </w:r>
      <w:r w:rsidR="007D54A1">
        <w:t xml:space="preserve"> network</w:t>
      </w:r>
      <w:r w:rsidR="00737100">
        <w:t xml:space="preserve"> of </w:t>
      </w:r>
      <w:del w:id="140" w:author="Matthew K. Lau" w:date="2014-02-14T15:35:00Z">
        <w:r w:rsidR="00737100">
          <w:delText>aa</w:delText>
        </w:r>
      </w:del>
      <w:del w:id="141" w:author="Matthew K. Lau" w:date="2014-02-14T15:30:00Z">
        <w:r w:rsidR="00737100">
          <w:delText>a</w:delText>
        </w:r>
      </w:del>
      <w:ins w:id="142" w:author="Hillary Cooper" w:date="2014-02-13T11:18:00Z">
        <w:r w:rsidR="0034214E">
          <w:t>the</w:t>
        </w:r>
      </w:ins>
      <w:del w:id="143" w:author="Hillary Cooper" w:date="2014-02-13T11:18:00Z">
        <w:r w:rsidR="00737100" w:rsidDel="0034214E">
          <w:delText>a</w:delText>
        </w:r>
      </w:del>
      <w:del w:id="144" w:author="Hillary Cooper" w:date="2014-02-13T14:39:00Z">
        <w:r w:rsidR="00737100">
          <w:delText>a</w:delText>
        </w:r>
      </w:del>
      <w:r w:rsidR="00737100">
        <w:t xml:space="preserve"> foundation species </w:t>
      </w:r>
      <w:del w:id="145" w:author="Hillary Cooper" w:date="2014-02-13T11:18:00Z">
        <w:r w:rsidR="00737100">
          <w:delText>(</w:delText>
        </w:r>
      </w:del>
      <w:r w:rsidR="00737100">
        <w:rPr>
          <w:i/>
        </w:rPr>
        <w:t>Populus angustifolia</w:t>
      </w:r>
      <w:del w:id="146" w:author="Hillary Cooper" w:date="2014-02-13T11:19:00Z">
        <w:r w:rsidR="00737100">
          <w:delText>)</w:delText>
        </w:r>
      </w:del>
      <w:r w:rsidR="00737100">
        <w:t xml:space="preserve"> and its associated canopy arthropod community</w:t>
      </w:r>
      <w:r w:rsidR="007D54A1">
        <w:t>.</w:t>
      </w:r>
      <w:r w:rsidR="00D0679F">
        <w:t xml:space="preserve"> </w:t>
      </w:r>
      <w:del w:id="147" w:author="Matthew K. Lau" w:date="2014-02-14T15:35:00Z">
        <w:r w:rsidR="003F3D08">
          <w:delText>W</w:delText>
        </w:r>
        <w:r w:rsidR="00D0679F">
          <w:delText>e</w:delText>
        </w:r>
      </w:del>
      <w:ins w:id="148" w:author="Helen" w:date="2014-02-14T15:35:00Z">
        <w:r w:rsidR="003F3D08">
          <w:t>W</w:t>
        </w:r>
        <w:r w:rsidR="00D0679F">
          <w:t>e hypothesize</w:t>
        </w:r>
      </w:ins>
      <w:ins w:id="149" w:author="Helen" w:date="2014-02-14T10:28:00Z">
        <w:r w:rsidR="00AC266F">
          <w:t>d</w:t>
        </w:r>
      </w:ins>
      <w:ins w:id="150" w:author="Dana Ikeda" w:date="2014-02-14T15:30:00Z">
        <w:r w:rsidR="003F3D08">
          <w:t>W</w:t>
        </w:r>
        <w:r w:rsidR="00D0679F">
          <w:t>e</w:t>
        </w:r>
      </w:ins>
      <w:ins w:id="151" w:author="Hillary Cooper" w:date="2014-02-13T14:39:00Z">
        <w:r w:rsidR="003F3D08">
          <w:t>W</w:t>
        </w:r>
        <w:r w:rsidR="00D0679F">
          <w:t>e</w:t>
        </w:r>
      </w:ins>
      <w:del w:id="152" w:author="Matthew K. Lau" w:date="2014-02-12T13:04:00Z">
        <w:r w:rsidR="00D0679F">
          <w:delText xml:space="preserve">Specifically, </w:delText>
        </w:r>
      </w:del>
      <w:del w:id="153" w:author="Matthew K. Lau" w:date="2014-02-12T17:59:00Z">
        <w:r w:rsidR="00D0679F">
          <w:delText>we</w:delText>
        </w:r>
      </w:del>
      <w:del w:id="154" w:author="Matthew K. Lau" w:date="2014-02-12T13:04:00Z">
        <w:r w:rsidR="00D0679F">
          <w:delText>we</w:delText>
        </w:r>
      </w:del>
      <w:ins w:id="155" w:author="Matthew K. Lau" w:date="2014-02-12T13:04:00Z">
        <w:r w:rsidR="003F3D08">
          <w:t>W</w:t>
        </w:r>
        <w:r w:rsidR="00D0679F">
          <w:t>e</w:t>
        </w:r>
      </w:ins>
      <w:del w:id="156" w:author="Helen" w:date="2014-02-14T15:35:00Z">
        <w:r w:rsidR="00D0679F">
          <w:delText xml:space="preserve"> hypothesize</w:delText>
        </w:r>
      </w:del>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because</w:t>
      </w:r>
      <w:del w:id="157" w:author="Thomas Whitham" w:date="2014-02-11T16:31:00Z">
        <w:r w:rsidR="00CA677B">
          <w:delText xml:space="preserve"> </w:delText>
        </w:r>
        <w:r w:rsidR="007F7926" w:rsidDel="00E24EBE">
          <w:delText xml:space="preserve">in addition to genetics </w:delText>
        </w:r>
        <w:r w:rsidR="00223CC9" w:rsidDel="00E24EBE">
          <w:delText>multiple,</w:delText>
        </w:r>
      </w:del>
      <w:del w:id="158" w:author="Matthew K. Lau" w:date="2014-02-12T13:04:00Z">
        <w:r w:rsidR="00223CC9">
          <w:delText xml:space="preserve"> </w:delText>
        </w:r>
      </w:del>
      <w:r w:rsidR="00223CC9">
        <w:t xml:space="preserve">inter-correlated processes </w:t>
      </w:r>
      <w:del w:id="159" w:author="Matthew K. Lau" w:date="2014-02-12T13:04:00Z">
        <w:r w:rsidR="00223CC9">
          <w:delText xml:space="preserve">could </w:delText>
        </w:r>
      </w:del>
      <w:ins w:id="160" w:author="Matthew K. Lau" w:date="2014-02-12T13:04:00Z">
        <w:r w:rsidR="00B806FC">
          <w:t xml:space="preserve">beyond genetics </w:t>
        </w:r>
      </w:ins>
      <w:r w:rsidR="00223CC9">
        <w:t xml:space="preserve">produce </w:t>
      </w:r>
      <w:del w:id="161" w:author="Matthew K. Lau" w:date="2014-02-12T13:04:00Z">
        <w:r w:rsidR="009422D7">
          <w:delText xml:space="preserve">the </w:delText>
        </w:r>
      </w:del>
      <w:r w:rsidR="009422D7">
        <w:t xml:space="preserve">empirical </w:t>
      </w:r>
      <w:r w:rsidR="00223CC9">
        <w:t xml:space="preserve">network structure, </w:t>
      </w:r>
      <w:r w:rsidR="005D6771">
        <w:t xml:space="preserve">we </w:t>
      </w:r>
      <w:del w:id="162" w:author="Matthew K. Lau" w:date="2014-02-14T15:35:00Z">
        <w:r w:rsidR="005D6771">
          <w:delText>use</w:delText>
        </w:r>
      </w:del>
      <w:ins w:id="163" w:author="Helen" w:date="2014-02-14T15:35:00Z">
        <w:r w:rsidR="005D6771">
          <w:t>use</w:t>
        </w:r>
      </w:ins>
      <w:ins w:id="164" w:author="Helen" w:date="2014-02-14T10:28:00Z">
        <w:r w:rsidR="00AC266F">
          <w:t>d</w:t>
        </w:r>
      </w:ins>
      <w:del w:id="165" w:author="Helen" w:date="2014-02-14T15:35:00Z">
        <w:r w:rsidR="005D6771">
          <w:delText>use</w:delText>
        </w:r>
      </w:del>
      <w:r w:rsidR="005D6771">
        <w:t xml:space="preserve"> a</w:t>
      </w:r>
      <w:r w:rsidR="007D54A1">
        <w:t xml:space="preserve"> </w:t>
      </w:r>
      <w:ins w:id="166" w:author="Todd Wojtowicz" w:date="2014-02-14T15:35:00Z">
        <w:r w:rsidR="00FC116C">
          <w:t>community</w:t>
        </w:r>
      </w:ins>
      <w:ins w:id="167" w:author="Helen" w:date="2014-02-14T15:35:00Z">
        <w:r w:rsidR="00FC116C">
          <w:t>community</w:t>
        </w:r>
      </w:ins>
      <w:ins w:id="168" w:author="Dana Ikeda" w:date="2014-02-14T15:30:00Z">
        <w:r w:rsidR="00FC116C">
          <w:t>community</w:t>
        </w:r>
      </w:ins>
      <w:ins w:id="169" w:author="Hillary Cooper" w:date="2014-02-13T14:39:00Z">
        <w:r w:rsidR="00FC116C">
          <w:t>community</w:t>
        </w:r>
      </w:ins>
      <w:del w:id="170" w:author="Matthew K. Lau" w:date="2014-02-12T13:04:00Z">
        <w:r w:rsidR="002845FB">
          <w:delText xml:space="preserve">previously </w:delText>
        </w:r>
      </w:del>
      <w:del w:id="171" w:author="Matthew K. Lau" w:date="2014-02-12T17:59:00Z">
        <w:r w:rsidR="002845FB">
          <w:delText>developed</w:delText>
        </w:r>
      </w:del>
      <w:del w:id="172" w:author="Matthew K. Lau" w:date="2014-02-12T13:04:00Z">
        <w:r w:rsidR="002845FB">
          <w:delText>developed</w:delText>
        </w:r>
      </w:del>
      <w:ins w:id="173" w:author="Matthew K. Lau" w:date="2014-02-12T13:04:00Z">
        <w:r w:rsidR="00FC116C">
          <w:t>community genetics</w:t>
        </w:r>
      </w:ins>
      <w:r w:rsidR="00FC116C">
        <w:t xml:space="preserve">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ins w:id="174" w:author="Hillary Cooper" w:date="2014-02-13T14:39:00Z">
        <w:r w:rsidR="0001292B">
          <w:t xml:space="preserve">can </w:t>
        </w:r>
      </w:ins>
      <w:del w:id="175" w:author="Matthew K. Lau" w:date="2014-02-12T13:04:00Z">
        <w:r w:rsidR="00C255CA">
          <w:delText>influences</w:delText>
        </w:r>
        <w:r w:rsidR="00382E17">
          <w:delText xml:space="preserve"> </w:delText>
        </w:r>
      </w:del>
      <w:del w:id="176" w:author="Matthew K. Lau" w:date="2014-02-12T17:59:00Z">
        <w:r w:rsidR="00382E17">
          <w:delText>the</w:delText>
        </w:r>
      </w:del>
      <w:del w:id="177" w:author="Matthew K. Lau" w:date="2014-02-12T13:04:00Z">
        <w:r w:rsidR="00382E17">
          <w:delText>the</w:delText>
        </w:r>
      </w:del>
      <w:ins w:id="178" w:author="Matthew K. Lau" w:date="2014-02-12T13:04:00Z">
        <w:r w:rsidR="0001292B">
          <w:t>can influence</w:t>
        </w:r>
      </w:ins>
      <w:r w:rsidR="00382E17">
        <w:t xml:space="preserve"> </w:t>
      </w:r>
      <w:r w:rsidR="00F95597">
        <w:t xml:space="preserve">network </w:t>
      </w:r>
      <w:r w:rsidR="00382E17">
        <w:t>structure</w:t>
      </w:r>
      <w:commentRangeStart w:id="179"/>
      <w:r w:rsidR="007D54A1">
        <w:t>.</w:t>
      </w:r>
      <w:commentRangeEnd w:id="179"/>
      <w:ins w:id="180" w:author="Hillary Cooper" w:date="2014-02-13T14:39:00Z">
        <w:r w:rsidR="007D54A1">
          <w:t xml:space="preserve"> </w:t>
        </w:r>
        <w:r w:rsidR="009B3554">
          <w:t>Last</w:t>
        </w:r>
      </w:ins>
      <w:ins w:id="181" w:author="Hillary Cooper" w:date="2014-02-13T11:19:00Z">
        <w:r w:rsidR="0034214E">
          <w:t>ly</w:t>
        </w:r>
      </w:ins>
      <w:ins w:id="182" w:author="Matthew K. Lau" w:date="2014-02-12T13:04:00Z">
        <w:r w:rsidR="00C255CA">
          <w:rPr>
            <w:rStyle w:val="CommentReference"/>
          </w:rPr>
          <w:commentReference w:id="179"/>
        </w:r>
        <w:r w:rsidR="007D54A1">
          <w:t xml:space="preserve"> </w:t>
        </w:r>
      </w:ins>
      <w:ins w:id="183" w:author="Thomas Whitham" w:date="2014-02-11T16:31:00Z">
        <w:r w:rsidR="00E24EBE">
          <w:t>Third,</w:t>
        </w:r>
        <w:r w:rsidR="007D54A1">
          <w:t xml:space="preserve"> </w:t>
        </w:r>
      </w:ins>
      <w:del w:id="184" w:author="Thomas Whitham" w:date="2014-02-11T16:31:00Z">
        <w:r w:rsidR="009B3554">
          <w:delText xml:space="preserve">Last, </w:delText>
        </w:r>
      </w:del>
      <w:r w:rsidR="007D54A1">
        <w:t xml:space="preserve">we </w:t>
      </w:r>
      <w:ins w:id="185" w:author="Helen" w:date="2014-02-14T15:35:00Z">
        <w:r w:rsidR="000B5A3D">
          <w:t>examine</w:t>
        </w:r>
      </w:ins>
      <w:ins w:id="186" w:author="Helen" w:date="2014-02-14T10:28:00Z">
        <w:r w:rsidR="00AC266F">
          <w:t>d</w:t>
        </w:r>
      </w:ins>
      <w:del w:id="187" w:author="Matthew K. Lau" w:date="2014-02-12T13:04:00Z">
        <w:r w:rsidR="001A7B50">
          <w:delText xml:space="preserve">test how </w:delText>
        </w:r>
        <w:r w:rsidR="007D54A1">
          <w:delText>loss of genetic diversity</w:delText>
        </w:r>
        <w:r w:rsidR="00AE67DB">
          <w:delText xml:space="preserve"> </w:delText>
        </w:r>
        <w:r w:rsidR="001A7B50">
          <w:delText xml:space="preserve">in these simulated communities can impact </w:delText>
        </w:r>
        <w:r w:rsidR="007D54A1">
          <w:delText>network robustness.</w:delText>
        </w:r>
      </w:del>
      <w:ins w:id="188" w:author="Matthew K. Lau" w:date="2014-02-12T13:04:00Z">
        <w:r w:rsidR="000B5A3D">
          <w:t xml:space="preserve">examine </w:t>
        </w:r>
        <w:r w:rsidR="00D26AC0">
          <w:t>the interaction between network structure and the diversity of the associated community</w:t>
        </w:r>
        <w:r w:rsidR="00A82B30">
          <w:t xml:space="preserve"> in the context of selection on the foundation species</w:t>
        </w:r>
        <w:r w:rsidR="007D54A1">
          <w:t>.</w:t>
        </w:r>
      </w:ins>
      <w:r w:rsidR="007D54A1">
        <w:t xml:space="preserve"> </w:t>
      </w:r>
      <w:commentRangeStart w:id="189"/>
      <w:r w:rsidR="005F3E5E">
        <w:t xml:space="preserve">Demonstrating a link between genetic variation and network structure and </w:t>
      </w:r>
      <w:ins w:id="190" w:author="Hillary Cooper" w:date="2014-02-13T14:39:00Z">
        <w:r w:rsidR="00862210">
          <w:t>dynamics</w:t>
        </w:r>
        <w:r w:rsidR="005F3E5E">
          <w:t xml:space="preserve"> </w:t>
        </w:r>
        <w:r w:rsidR="00491603">
          <w:t xml:space="preserve">will </w:t>
        </w:r>
      </w:ins>
      <w:ins w:id="191" w:author="Todd Wojtowicz" w:date="2014-02-14T15:35:00Z">
        <w:r w:rsidR="00862210">
          <w:t>reveal</w:t>
        </w:r>
      </w:ins>
      <w:ins w:id="192" w:author="Helen" w:date="2014-02-14T15:35:00Z">
        <w:r w:rsidR="00862210">
          <w:t>reveal</w:t>
        </w:r>
      </w:ins>
      <w:ins w:id="193" w:author="Dana Ikeda" w:date="2014-02-14T15:30:00Z">
        <w:r w:rsidR="00862210">
          <w:t>reveal</w:t>
        </w:r>
      </w:ins>
      <w:ins w:id="194" w:author="Hillary Cooper" w:date="2014-02-13T14:39:00Z">
        <w:r w:rsidR="00862210">
          <w:t>reveal</w:t>
        </w:r>
      </w:ins>
      <w:del w:id="195" w:author="Matthew K. Lau" w:date="2014-02-12T17:59:00Z">
        <w:r w:rsidR="005F3E5E">
          <w:delText>robustness</w:delText>
        </w:r>
      </w:del>
      <w:del w:id="196" w:author="Matthew K. Lau" w:date="2014-02-12T13:04:00Z">
        <w:r w:rsidR="005F3E5E">
          <w:delText>robustness</w:delText>
        </w:r>
      </w:del>
      <w:ins w:id="197" w:author="Matthew K. Lau" w:date="2014-02-12T13:04:00Z">
        <w:r w:rsidR="00862210">
          <w:t>dynamics</w:t>
        </w:r>
      </w:ins>
      <w:del w:id="198" w:author="Hillary Cooper" w:date="2014-02-13T14:39:00Z">
        <w:r w:rsidR="005F3E5E">
          <w:delText xml:space="preserve"> </w:delText>
        </w:r>
        <w:r w:rsidR="00491603">
          <w:delText xml:space="preserve">will </w:delText>
        </w:r>
      </w:del>
      <w:del w:id="199" w:author="Matthew K. Lau" w:date="2014-02-12T13:04:00Z">
        <w:r w:rsidR="008858FE">
          <w:delText>add to</w:delText>
        </w:r>
        <w:r w:rsidR="00491603">
          <w:delText xml:space="preserve"> our understanding of</w:delText>
        </w:r>
      </w:del>
      <w:del w:id="200" w:author="Thomas Whitham" w:date="2014-02-11T16:32:00Z">
        <w:r w:rsidR="00491603" w:rsidDel="00E24EBE">
          <w:delText xml:space="preserve"> bothboth</w:delText>
        </w:r>
      </w:del>
      <w:ins w:id="201" w:author="Matthew K. Lau" w:date="2014-02-12T13:04:00Z">
        <w:r w:rsidR="00862210">
          <w:t>reveal</w:t>
        </w:r>
      </w:ins>
      <w:r w:rsidR="00862210">
        <w:t xml:space="preserve"> </w:t>
      </w:r>
      <w:r w:rsidR="00491603">
        <w:t xml:space="preserve">how </w:t>
      </w:r>
      <w:commentRangeStart w:id="202"/>
      <w:r w:rsidR="00D7051F">
        <w:t xml:space="preserve">genetic diversity </w:t>
      </w:r>
      <w:commentRangeEnd w:id="202"/>
      <w:r w:rsidR="00B05E6A">
        <w:rPr>
          <w:rStyle w:val="CommentReference"/>
          <w:vanish/>
        </w:rPr>
        <w:commentReference w:id="202"/>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commentRangeEnd w:id="189"/>
      <w:r w:rsidR="00AC266F">
        <w:rPr>
          <w:rStyle w:val="CommentReference"/>
        </w:rPr>
        <w:commentReference w:id="189"/>
      </w:r>
    </w:p>
    <w:p w14:paraId="3FF579DC" w14:textId="0BA82B62" w:rsidR="002D2CC7" w:rsidRDefault="002D2CC7" w:rsidP="001C4BF5">
      <w:pPr>
        <w:spacing w:line="480" w:lineRule="auto"/>
        <w:rPr>
          <w:b/>
        </w:rPr>
      </w:pPr>
      <w:r w:rsidRPr="0099625D">
        <w:rPr>
          <w:b/>
        </w:rPr>
        <w:t>Methods</w:t>
      </w:r>
    </w:p>
    <w:p w14:paraId="3E433EAF" w14:textId="77777777" w:rsidR="00DF0827" w:rsidRDefault="00DF0827" w:rsidP="00DF0827">
      <w:pPr>
        <w:pStyle w:val="ListParagraph"/>
        <w:numPr>
          <w:ilvl w:val="0"/>
          <w:numId w:val="11"/>
        </w:numPr>
      </w:pPr>
      <w:r>
        <w:t>Background on empirical dataset</w:t>
      </w:r>
    </w:p>
    <w:p w14:paraId="34C89FEF" w14:textId="77777777" w:rsidR="00DF0827" w:rsidRDefault="00DF0827" w:rsidP="00DF0827">
      <w:pPr>
        <w:pStyle w:val="ListParagraph"/>
        <w:numPr>
          <w:ilvl w:val="1"/>
          <w:numId w:val="11"/>
        </w:numPr>
      </w:pPr>
      <w:r>
        <w:t>Utah Riparian Forest</w:t>
      </w:r>
    </w:p>
    <w:p w14:paraId="0FAC5DEE" w14:textId="77777777" w:rsidR="00DF0827" w:rsidRDefault="00DF0827" w:rsidP="00DF0827">
      <w:pPr>
        <w:pStyle w:val="ListParagraph"/>
        <w:numPr>
          <w:ilvl w:val="1"/>
          <w:numId w:val="11"/>
        </w:numPr>
      </w:pPr>
      <w:r>
        <w:t>Garden</w:t>
      </w:r>
    </w:p>
    <w:p w14:paraId="629C3F96" w14:textId="77777777" w:rsidR="00DF0827" w:rsidRDefault="00DF0827" w:rsidP="00DF0827">
      <w:pPr>
        <w:pStyle w:val="ListParagraph"/>
        <w:numPr>
          <w:ilvl w:val="1"/>
          <w:numId w:val="11"/>
        </w:numPr>
      </w:pPr>
      <w:r>
        <w:t>Canopy arthropod surveys</w:t>
      </w:r>
    </w:p>
    <w:p w14:paraId="1F404C50" w14:textId="77777777" w:rsidR="00DF0827" w:rsidRDefault="00DF0827" w:rsidP="00DF0827">
      <w:pPr>
        <w:pStyle w:val="ListParagraph"/>
        <w:numPr>
          <w:ilvl w:val="1"/>
          <w:numId w:val="11"/>
        </w:numPr>
      </w:pPr>
      <w:r>
        <w:t>Genetics/genotypes</w:t>
      </w:r>
    </w:p>
    <w:p w14:paraId="1862DD72" w14:textId="77777777" w:rsidR="009A44DB" w:rsidRDefault="009A44DB" w:rsidP="009A44DB">
      <w:pPr>
        <w:pStyle w:val="ListParagraph"/>
        <w:numPr>
          <w:ilvl w:val="0"/>
          <w:numId w:val="11"/>
        </w:numPr>
      </w:pPr>
      <w:r>
        <w:t>Simulations</w:t>
      </w:r>
    </w:p>
    <w:p w14:paraId="23D629CB" w14:textId="77777777" w:rsidR="009A44DB" w:rsidRDefault="009A44DB" w:rsidP="009A44DB">
      <w:pPr>
        <w:pStyle w:val="ListParagraph"/>
        <w:numPr>
          <w:ilvl w:val="1"/>
          <w:numId w:val="11"/>
        </w:numPr>
      </w:pPr>
      <w:r>
        <w:t>Shuster et al. 2006 model description</w:t>
      </w:r>
    </w:p>
    <w:p w14:paraId="683BD581" w14:textId="443C483F" w:rsidR="007305C1" w:rsidRDefault="009A44DB" w:rsidP="007305C1">
      <w:pPr>
        <w:pStyle w:val="ListParagraph"/>
        <w:numPr>
          <w:ilvl w:val="1"/>
          <w:numId w:val="11"/>
        </w:numPr>
      </w:pPr>
      <w:r>
        <w:t xml:space="preserve">The Shannon’s Diversity Index for the asymptotic total abundance simulations was close to the empirical canopy arthropod community, while the mean of even simulations was 40% greater than the asymptotic simulations (Supplementary Materials Barplot). </w:t>
      </w:r>
    </w:p>
    <w:p w14:paraId="5A7AA79A" w14:textId="77777777" w:rsidR="007305C1" w:rsidRDefault="007305C1" w:rsidP="007305C1">
      <w:pPr>
        <w:pStyle w:val="ListParagraph"/>
        <w:numPr>
          <w:ilvl w:val="0"/>
          <w:numId w:val="11"/>
        </w:numPr>
      </w:pPr>
      <w:r>
        <w:t xml:space="preserve">Network </w:t>
      </w:r>
      <w:commentRangeStart w:id="203"/>
      <w:r>
        <w:t>analyses</w:t>
      </w:r>
      <w:commentRangeEnd w:id="203"/>
      <w:r>
        <w:rPr>
          <w:rStyle w:val="CommentReference"/>
        </w:rPr>
        <w:commentReference w:id="203"/>
      </w:r>
    </w:p>
    <w:p w14:paraId="2E7CB4CF" w14:textId="77777777" w:rsidR="007305C1" w:rsidRDefault="007305C1" w:rsidP="007305C1">
      <w:pPr>
        <w:pStyle w:val="ListParagraph"/>
        <w:numPr>
          <w:ilvl w:val="1"/>
          <w:numId w:val="11"/>
        </w:numPr>
      </w:pPr>
      <w:r>
        <w:t>Bipartite networks?</w:t>
      </w:r>
    </w:p>
    <w:p w14:paraId="01313854" w14:textId="77777777" w:rsidR="007305C1" w:rsidRDefault="007305C1" w:rsidP="007305C1">
      <w:pPr>
        <w:pStyle w:val="ListParagraph"/>
        <w:numPr>
          <w:ilvl w:val="1"/>
          <w:numId w:val="11"/>
        </w:numPr>
      </w:pPr>
      <w:r>
        <w:t>Why these network statistics?</w:t>
      </w:r>
    </w:p>
    <w:p w14:paraId="3AF7E003" w14:textId="14A07F9A" w:rsidR="009A44DB" w:rsidRDefault="007305C1" w:rsidP="00054B3D">
      <w:pPr>
        <w:pStyle w:val="ListParagraph"/>
        <w:numPr>
          <w:ilvl w:val="1"/>
          <w:numId w:val="11"/>
        </w:numPr>
      </w:pPr>
      <w:r>
        <w:t>Modularity, Nestedness, Centrality and C-score</w:t>
      </w:r>
      <w:bookmarkStart w:id="204" w:name="_GoBack"/>
      <w:bookmarkEnd w:id="204"/>
    </w:p>
    <w:p w14:paraId="3E1171B0" w14:textId="77777777" w:rsidR="00DF0827" w:rsidRPr="00DF0827" w:rsidRDefault="00DF0827" w:rsidP="001C4BF5">
      <w:pPr>
        <w:spacing w:line="480" w:lineRule="auto"/>
      </w:pP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2E9F6FF0" w:rsidR="00215B40" w:rsidRDefault="00FC1A4E" w:rsidP="00BA3642">
      <w:pPr>
        <w:spacing w:line="480" w:lineRule="auto"/>
        <w:ind w:firstLine="720"/>
      </w:pPr>
      <w:r>
        <w:t>A</w:t>
      </w:r>
      <w:del w:id="205" w:author="Thomas Whitham" w:date="2014-02-11T16:39:00Z">
        <w:r>
          <w:delText>n</w:delText>
        </w:r>
      </w:del>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r w:rsidR="009054FA" w:rsidRPr="00376FFC">
        <w:rPr>
          <w:i/>
        </w:rPr>
        <w:t>Populus angustifolia</w:t>
      </w:r>
      <w:r w:rsidR="009054FA">
        <w:t xml:space="preserve"> </w:t>
      </w:r>
      <w:r w:rsidR="009054FA" w:rsidRPr="00376FFC">
        <w:t>James</w:t>
      </w:r>
      <w:r w:rsidR="009054FA">
        <w:t xml:space="preserve"> (narrowleaf cottonwood) was </w:t>
      </w:r>
      <w:r w:rsidR="00B32524">
        <w:t xml:space="preserve">modeled using </w:t>
      </w:r>
      <w:ins w:id="206" w:author="Todd Wojtowicz" w:date="2014-02-14T09:17:00Z">
        <w:r w:rsidR="00A36033">
          <w:t xml:space="preserve">field </w:t>
        </w:r>
      </w:ins>
      <w:r w:rsidR="00B32524">
        <w:t xml:space="preserve">data </w:t>
      </w:r>
      <w:r w:rsidR="009054FA">
        <w:t xml:space="preserve">from Keith et al. </w:t>
      </w:r>
      <w:commentRangeStart w:id="207"/>
      <w:commentRangeStart w:id="208"/>
      <w:r w:rsidR="009054FA">
        <w:t>2014</w:t>
      </w:r>
      <w:commentRangeEnd w:id="207"/>
      <w:r w:rsidR="00012F84">
        <w:rPr>
          <w:rStyle w:val="CommentReference"/>
        </w:rPr>
        <w:commentReference w:id="207"/>
      </w:r>
      <w:commentRangeEnd w:id="208"/>
      <w:r w:rsidR="007D1091">
        <w:rPr>
          <w:rStyle w:val="CommentReference"/>
        </w:rPr>
        <w:commentReference w:id="208"/>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w:t>
      </w:r>
      <w:ins w:id="209" w:author="Todd Wojtowicz" w:date="2014-02-14T15:35:00Z">
        <w:r w:rsidR="00455D84">
          <w:t>know</w:t>
        </w:r>
      </w:ins>
      <w:ins w:id="210" w:author="Todd Wojtowicz" w:date="2014-02-14T09:17:00Z">
        <w:r w:rsidR="00A36033">
          <w:t>n</w:t>
        </w:r>
      </w:ins>
      <w:del w:id="211" w:author="Matthew K. Lau" w:date="2014-02-14T15:35:00Z">
        <w:r w:rsidR="00455D84">
          <w:delText>know</w:delText>
        </w:r>
      </w:del>
      <w:ins w:id="212" w:author="Dana Ikeda" w:date="2014-02-14T15:30:00Z">
        <w:r w:rsidR="00455D84">
          <w:t>know</w:t>
        </w:r>
      </w:ins>
      <w:ins w:id="213" w:author="Dana Ikeda" w:date="2014-02-13T18:45:00Z">
        <w:r w:rsidR="002B245C">
          <w:t>n</w:t>
        </w:r>
      </w:ins>
      <w:del w:id="214" w:author="Dana Ikeda" w:date="2014-02-14T15:30:00Z">
        <w:r w:rsidR="00455D84">
          <w:delText>know</w:delText>
        </w:r>
      </w:del>
      <w:r w:rsidR="00455D84">
        <w:t xml:space="preserve"> genetic identity. </w:t>
      </w:r>
      <w:r w:rsidR="00EE4FCD">
        <w:t>R</w:t>
      </w:r>
      <w:r w:rsidR="008B6726">
        <w:t xml:space="preserve">eplicate clones of genotypes </w:t>
      </w:r>
      <w:r w:rsidR="00D75417">
        <w:t xml:space="preserve">collected from the Weber River Watershed (Utah, U.S.A.) </w:t>
      </w:r>
      <w:r w:rsidR="008B6726">
        <w:t xml:space="preserve">were </w:t>
      </w:r>
      <w:ins w:id="215" w:author="Todd Wojtowicz" w:date="2014-02-14T09:18:00Z">
        <w:r w:rsidR="00A36033">
          <w:t xml:space="preserve">randomly </w:t>
        </w:r>
      </w:ins>
      <w:del w:id="216" w:author="Todd Wojtowicz" w:date="2014-02-14T09:18:00Z">
        <w:r w:rsidR="008B6726">
          <w:delText xml:space="preserve">planted </w:delText>
        </w:r>
      </w:del>
      <w:r w:rsidR="008B6726">
        <w:t xml:space="preserve">randomly </w:t>
      </w:r>
      <w:r w:rsidR="00AF5E49">
        <w:t xml:space="preserve">in 2009 </w:t>
      </w:r>
      <w:r w:rsidR="008B6726">
        <w:t xml:space="preserve">in a common environment in order to both </w:t>
      </w:r>
      <w:commentRangeStart w:id="217"/>
      <w:r w:rsidR="008B6726">
        <w:t xml:space="preserve">minimize and </w:t>
      </w:r>
      <w:commentRangeStart w:id="218"/>
      <w:r w:rsidR="008B6726">
        <w:t>randomize</w:t>
      </w:r>
      <w:commentRangeEnd w:id="218"/>
      <w:r w:rsidR="0096334B">
        <w:rPr>
          <w:rStyle w:val="CommentReference"/>
          <w:vanish/>
        </w:rPr>
        <w:commentReference w:id="218"/>
      </w:r>
      <w:r w:rsidR="008B6726">
        <w:t xml:space="preserve"> the </w:t>
      </w:r>
      <w:del w:id="219" w:author="Matthew K. Lau" w:date="2014-02-14T15:35:00Z">
        <w:r w:rsidR="008B6726">
          <w:delText>effect</w:delText>
        </w:r>
      </w:del>
      <w:ins w:id="220" w:author="Helen" w:date="2014-02-14T15:35:00Z">
        <w:r w:rsidR="008B6726">
          <w:t>effect</w:t>
        </w:r>
      </w:ins>
      <w:ins w:id="221" w:author="Helen" w:date="2014-02-14T10:31:00Z">
        <w:r w:rsidR="00256DE5">
          <w:t>s</w:t>
        </w:r>
      </w:ins>
      <w:del w:id="222" w:author="Helen" w:date="2014-02-14T15:35:00Z">
        <w:r w:rsidR="008B6726">
          <w:delText>effect</w:delText>
        </w:r>
      </w:del>
      <w:r w:rsidR="008B6726">
        <w:t xml:space="preserve"> of </w:t>
      </w:r>
      <w:r w:rsidR="009054FA">
        <w:t>environmental variation</w:t>
      </w:r>
      <w:r w:rsidR="00AF5E49">
        <w:t xml:space="preserve"> </w:t>
      </w:r>
      <w:commentRangeEnd w:id="217"/>
      <w:r w:rsidR="00A36033">
        <w:rPr>
          <w:rStyle w:val="CommentReference"/>
          <w:vanish/>
        </w:rPr>
        <w:commentReference w:id="217"/>
      </w:r>
      <w:r w:rsidR="00AF5E49">
        <w:t>(Martinsen et al. 2001)</w:t>
      </w:r>
      <w:r w:rsidR="008B6726">
        <w:t>.</w:t>
      </w:r>
      <w:r w:rsidR="009054FA">
        <w:t xml:space="preserve"> </w:t>
      </w:r>
      <w:r w:rsidR="00E94D23">
        <w:t xml:space="preserve">Surveys </w:t>
      </w:r>
      <w:r w:rsidR="00EE45BD">
        <w:t xml:space="preserve">of </w:t>
      </w:r>
      <w:del w:id="223" w:author="Hillary Cooper" w:date="2014-02-13T11:21:00Z">
        <w:r w:rsidR="00EE45BD">
          <w:delText>4</w:delText>
        </w:r>
        <w:r w:rsidR="00EE45BD" w:rsidDel="0096334B">
          <w:delText xml:space="preserve"> </w:delText>
        </w:r>
      </w:del>
      <w:ins w:id="224" w:author="Hillary Cooper" w:date="2014-02-13T11:21:00Z">
        <w:r w:rsidR="0096334B">
          <w:t>four</w:t>
        </w:r>
        <w:r w:rsidR="00EE45BD">
          <w:t xml:space="preserve"> </w:t>
        </w:r>
      </w:ins>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w:t>
      </w:r>
      <w:commentRangeStart w:id="225"/>
      <w:r w:rsidR="009054FA">
        <w:t xml:space="preserve">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commentRangeEnd w:id="225"/>
      <w:r w:rsidR="007D1091">
        <w:rPr>
          <w:rStyle w:val="CommentReference"/>
        </w:rPr>
        <w:commentReference w:id="225"/>
      </w:r>
    </w:p>
    <w:p w14:paraId="12A22777" w14:textId="599B0D1D"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226"/>
      <w:r w:rsidR="005C377A">
        <w:t>Nestedness</w:t>
      </w:r>
      <w:commentRangeEnd w:id="226"/>
      <w:r w:rsidR="00287366">
        <w:rPr>
          <w:rStyle w:val="CommentReference"/>
        </w:rPr>
        <w:commentReference w:id="226"/>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r w:rsidR="005C377A">
        <w:t>Atmar and Patterson (1993</w:t>
      </w:r>
      <w:r w:rsidR="00581190">
        <w:t xml:space="preserve">, </w:t>
      </w:r>
      <w:r w:rsidR="001F3464">
        <w:t xml:space="preserve">see </w:t>
      </w:r>
      <w:r w:rsidR="00581190">
        <w:t xml:space="preserve">also </w:t>
      </w:r>
      <w:r w:rsidR="00581190" w:rsidRPr="00562215">
        <w:t>Rodrí</w:t>
      </w:r>
      <w:r w:rsidR="00581190">
        <w:t>guez-Gironés and Santamaria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w:t>
      </w:r>
      <w:ins w:id="227" w:author="Todd Wojtowicz" w:date="2014-02-14T15:35:00Z">
        <w:r w:rsidR="005D56D6">
          <w:t>often</w:t>
        </w:r>
      </w:ins>
      <w:ins w:id="228" w:author="Helen" w:date="2014-02-14T15:35:00Z">
        <w:r w:rsidR="005D56D6">
          <w:t>often</w:t>
        </w:r>
      </w:ins>
      <w:ins w:id="229" w:author="Dana Ikeda" w:date="2014-02-14T15:30:00Z">
        <w:r w:rsidR="005D56D6">
          <w:t>often</w:t>
        </w:r>
      </w:ins>
      <w:ins w:id="230" w:author="Hillary Cooper" w:date="2014-02-13T14:39:00Z">
        <w:r w:rsidR="005D56D6">
          <w:t>often</w:t>
        </w:r>
      </w:ins>
      <w:del w:id="231" w:author="Matthew K. Lau" w:date="2014-02-12T17:59:00Z">
        <w:r w:rsidR="00427434">
          <w:delText>sometimes</w:delText>
        </w:r>
      </w:del>
      <w:del w:id="232" w:author="Matthew K. Lau" w:date="2014-02-12T13:04:00Z">
        <w:r w:rsidR="00427434">
          <w:delText>sometimes</w:delText>
        </w:r>
      </w:del>
      <w:ins w:id="233" w:author="Matthew K. Lau" w:date="2014-02-12T13:04:00Z">
        <w:r w:rsidR="005D56D6">
          <w:t>often</w:t>
        </w:r>
      </w:ins>
      <w:r w:rsidR="00427434">
        <w:t xml:space="preserve"> referred to as a fixed-fixed algorithm</w:t>
      </w:r>
      <w:r w:rsidR="004B3669">
        <w:t xml:space="preserve"> </w:t>
      </w:r>
      <w:ins w:id="234" w:author="Matthew K. Lau" w:date="2014-02-12T13:04:00Z">
        <w:r w:rsidR="004B3669">
          <w:t>in the co-occurrence literature</w:t>
        </w:r>
        <w:r w:rsidR="00942C8E">
          <w:t xml:space="preserve"> </w:t>
        </w:r>
      </w:ins>
      <w:r w:rsidR="00942C8E">
        <w:t>(</w:t>
      </w:r>
      <w:r w:rsidR="00427434">
        <w:t>Wright et al. 1998; Gotelli 2001</w:t>
      </w:r>
      <w:r w:rsidR="00942C8E">
        <w:t>).</w:t>
      </w:r>
      <w:r w:rsidR="00AE099B">
        <w:t xml:space="preserve"> </w:t>
      </w:r>
      <w:r w:rsidR="001E4D62">
        <w:t>After an initial series of</w:t>
      </w:r>
      <w:r w:rsidR="00EF3B80">
        <w:t xml:space="preserve"> </w:t>
      </w:r>
      <w:ins w:id="235" w:author="Matthew K. Lau" w:date="2014-02-12T13:04:00Z">
        <w:r w:rsidR="00EF3B80">
          <w:t>50</w:t>
        </w:r>
        <w:r w:rsidR="001E4D62">
          <w:t xml:space="preserve"> </w:t>
        </w:r>
      </w:ins>
      <w:r w:rsidR="001E4D62">
        <w:t>“burn-in” permutations of the original matrix a total of 5000</w:t>
      </w:r>
      <w:r w:rsidR="00942C8E">
        <w:t xml:space="preserve"> </w:t>
      </w:r>
      <w:r w:rsidR="001E4D62">
        <w:t>randomizations were used to test the significance of the nestedness metric.</w:t>
      </w:r>
    </w:p>
    <w:p w14:paraId="47C1A998" w14:textId="2F891CCE"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t>
      </w:r>
      <w:ins w:id="236" w:author="Thomas Whitham" w:date="2014-02-11T16:46:00Z">
        <w:r w:rsidR="007D1091">
          <w:t>Shuster et al. 2006,</w:t>
        </w:r>
      </w:ins>
      <w:commentRangeStart w:id="237"/>
      <w:del w:id="238" w:author="Thomas Whitham" w:date="2014-02-11T16:46:00Z">
        <w:r w:rsidR="00A24547">
          <w:delText>Wimp et al. 2007 and</w:delText>
        </w:r>
      </w:del>
      <w:r w:rsidR="00A24547">
        <w:t xml:space="preserve"> Keith et al. 2010</w:t>
      </w:r>
      <w:commentRangeEnd w:id="237"/>
      <w:r w:rsidR="007D1091">
        <w:rPr>
          <w:rStyle w:val="CommentReference"/>
        </w:rPr>
        <w:commentReference w:id="237"/>
      </w:r>
      <w:r w:rsidR="00A24547">
        <w:t xml:space="preserve">),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commentRangeStart w:id="239"/>
      <w:r>
        <w:t xml:space="preserve">Restricted Maximum Likelihood </w:t>
      </w:r>
      <w:commentRangeEnd w:id="239"/>
      <w:r w:rsidR="00A36033">
        <w:rPr>
          <w:rStyle w:val="CommentReference"/>
          <w:vanish/>
        </w:rPr>
        <w:commentReference w:id="239"/>
      </w:r>
      <w:r>
        <w:t>(REML)</w:t>
      </w:r>
      <w:r w:rsidR="00414E47">
        <w:t xml:space="preserve">, which permits appropriate testing of genetic analyses by allowing for the specification </w:t>
      </w:r>
      <w:ins w:id="240" w:author="Helen" w:date="2014-02-14T10:37:00Z">
        <w:r w:rsidR="00A448DF">
          <w:t xml:space="preserve">of </w:t>
        </w:r>
      </w:ins>
      <w:r w:rsidR="00414E47">
        <w:t xml:space="preserve">genotype as a </w:t>
      </w:r>
      <w:commentRangeStart w:id="241"/>
      <w:r w:rsidR="00414E47">
        <w:t xml:space="preserve">fixed effect </w:t>
      </w:r>
      <w:commentRangeEnd w:id="241"/>
      <w:r w:rsidR="003A30CB">
        <w:rPr>
          <w:rStyle w:val="CommentReference"/>
          <w:vanish/>
        </w:rPr>
        <w:commentReference w:id="241"/>
      </w:r>
      <w:r w:rsidR="00414E47">
        <w:t>(</w:t>
      </w:r>
      <w:r w:rsidR="00377C2E" w:rsidRPr="00377C2E">
        <w:t>F</w:t>
      </w:r>
      <w:r w:rsidR="00377C2E">
        <w:t>alconer and Mackay</w:t>
      </w:r>
      <w:del w:id="242" w:author="Thomas Whitham" w:date="2014-02-11T16:47:00Z">
        <w:r w:rsidR="00377C2E">
          <w:delText>,</w:delText>
        </w:r>
      </w:del>
      <w:r w:rsidR="00377C2E">
        <w:t xml:space="preserve"> 1996</w:t>
      </w:r>
      <w:del w:id="243" w:author="Matthew K. Lau" w:date="2014-02-14T15:35:00Z">
        <w:r w:rsidR="00377C2E">
          <w:delText>;;</w:delText>
        </w:r>
      </w:del>
      <w:del w:id="244" w:author="Matthew K. Lau" w:date="2014-02-14T15:30:00Z">
        <w:r w:rsidR="00377C2E">
          <w:delText>;</w:delText>
        </w:r>
      </w:del>
      <w:del w:id="245" w:author="Matthew K. Lau" w:date="2014-02-13T14:39:00Z">
        <w:r w:rsidR="00377C2E">
          <w:delText>;</w:delText>
        </w:r>
      </w:del>
      <w:del w:id="246" w:author="Thomas Whitham" w:date="2014-02-11T16:47:00Z">
        <w:r w:rsidR="00377C2E" w:rsidDel="007D1091">
          <w:delText>;</w:delText>
        </w:r>
      </w:del>
      <w:ins w:id="247" w:author="Thomas Whitham" w:date="2014-02-11T16:47:00Z">
        <w:r w:rsidR="007D1091">
          <w:t>,</w:t>
        </w:r>
      </w:ins>
      <w:del w:id="248" w:author="Thomas Whitham" w:date="2014-02-11T16:47:00Z">
        <w:r w:rsidR="00377C2E" w:rsidDel="007D1091">
          <w:delText>;</w:delText>
        </w:r>
      </w:del>
      <w:ins w:id="249" w:author="Thomas Whitham" w:date="2014-02-11T16:47:00Z">
        <w:r w:rsidR="007D1091">
          <w:t>,</w:t>
        </w:r>
      </w:ins>
      <w:del w:id="250" w:author="Matthew K. Lau" w:date="2014-02-12T13:04:00Z">
        <w:r w:rsidR="00377C2E">
          <w:delText>;</w:delText>
        </w:r>
      </w:del>
      <w:r w:rsidR="00377C2E">
        <w:t xml:space="preserve"> Conner and Hartl</w:t>
      </w:r>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443C7FF0" w:rsidR="009F759D" w:rsidRDefault="00F606DF" w:rsidP="00272336">
      <w:pPr>
        <w:pStyle w:val="ListParagraph"/>
        <w:spacing w:line="480" w:lineRule="auto"/>
        <w:ind w:left="0" w:firstLine="720"/>
      </w:pPr>
      <w:r>
        <w:t xml:space="preserve">We used the community genetics simulation method previously developed in Shuster et al. </w:t>
      </w:r>
      <w:ins w:id="251" w:author="Todd Wojtowicz" w:date="2014-02-14T09:21:00Z">
        <w:r w:rsidR="00282136">
          <w:t>(</w:t>
        </w:r>
      </w:ins>
      <w:r>
        <w:t>2006</w:t>
      </w:r>
      <w:ins w:id="252" w:author="Todd Wojtowicz" w:date="2014-02-14T09:21:00Z">
        <w:r w:rsidR="00282136">
          <w:t>)</w:t>
        </w:r>
      </w:ins>
      <w:ins w:id="253" w:author="Todd Wojtowicz" w:date="2014-02-14T15:35:00Z">
        <w:r>
          <w:t>.</w:t>
        </w:r>
      </w:ins>
      <w:del w:id="254" w:author="Todd Wojtowicz" w:date="2014-02-14T15:35:00Z">
        <w:r>
          <w:delText>.</w:delText>
        </w:r>
      </w:del>
      <w:r>
        <w:t xml:space="preserve"> Briefly, this method starts by creating a population of individuals assigned a genotypic value (i.e</w:t>
      </w:r>
      <w:ins w:id="255" w:author="Todd Wojtowicz" w:date="2014-02-14T15:35:00Z">
        <w:r>
          <w:t>.</w:t>
        </w:r>
      </w:ins>
      <w:ins w:id="256" w:author="Todd Wojtowicz" w:date="2014-02-14T09:21:00Z">
        <w:r w:rsidR="005213D5">
          <w:t>,</w:t>
        </w:r>
      </w:ins>
      <w:del w:id="257" w:author="Matthew K. Lau" w:date="2014-02-14T15:35:00Z">
        <w:r>
          <w:delText>.</w:delText>
        </w:r>
      </w:del>
      <w:del w:id="258" w:author="Matthew K. Lau" w:date="2014-02-14T15:30:00Z">
        <w:r>
          <w:delText>.</w:delText>
        </w:r>
      </w:del>
      <w:del w:id="259" w:author="Matthew K. Lau" w:date="2014-02-13T14:39:00Z">
        <w:r>
          <w:delText>.</w:delText>
        </w:r>
      </w:del>
      <w:ins w:id="260" w:author="Matthew K. Lau" w:date="2014-02-12T17:59:00Z">
        <w:r>
          <w:t>.</w:t>
        </w:r>
      </w:ins>
      <w:ins w:id="261" w:author="Thomas Whitham" w:date="2014-02-11T16:47:00Z">
        <w:r w:rsidR="007D1091">
          <w:t>,</w:t>
        </w:r>
      </w:ins>
      <w:ins w:id="262" w:author="Matthew K. Lau" w:date="2014-02-12T13:04:00Z">
        <w:r>
          <w:t>.</w:t>
        </w:r>
      </w:ins>
      <w:ins w:id="263" w:author="Thomas Whitham" w:date="2014-02-11T16:47:00Z">
        <w:r w:rsidR="007D1091">
          <w:t>,</w:t>
        </w:r>
      </w:ins>
      <w:del w:id="264" w:author="Matthew K. Lau" w:date="2014-02-12T13:04:00Z">
        <w:r>
          <w:delText>.</w:delText>
        </w:r>
      </w:del>
      <w:r>
        <w:t xml:space="preserve"> genotypes). Each genotype is comprised of multiple </w:t>
      </w:r>
      <w:ins w:id="265" w:author="Thomas Whitham" w:date="2014-02-11T16:47:00Z">
        <w:r w:rsidR="007D1091">
          <w:t xml:space="preserve">replicate </w:t>
        </w:r>
      </w:ins>
      <w:r>
        <w:t>individuals (i.e</w:t>
      </w:r>
      <w:ins w:id="266" w:author="Todd Wojtowicz" w:date="2014-02-14T15:35:00Z">
        <w:r>
          <w:t>.</w:t>
        </w:r>
      </w:ins>
      <w:ins w:id="267" w:author="Todd Wojtowicz" w:date="2014-02-14T09:22:00Z">
        <w:r w:rsidR="005213D5">
          <w:t>,</w:t>
        </w:r>
      </w:ins>
      <w:del w:id="268" w:author="Matthew K. Lau" w:date="2014-02-14T15:35:00Z">
        <w:r>
          <w:delText>.</w:delText>
        </w:r>
      </w:del>
      <w:del w:id="269" w:author="Matthew K. Lau" w:date="2014-02-14T15:30:00Z">
        <w:r>
          <w:delText>.</w:delText>
        </w:r>
      </w:del>
      <w:del w:id="270" w:author="Matthew K. Lau" w:date="2014-02-13T14:39:00Z">
        <w:r>
          <w:delText>.</w:delText>
        </w:r>
      </w:del>
      <w:ins w:id="271" w:author="Matthew K. Lau" w:date="2014-02-12T17:59:00Z">
        <w:r>
          <w:t>.</w:t>
        </w:r>
      </w:ins>
      <w:ins w:id="272" w:author="Thomas Whitham" w:date="2014-02-11T16:47:00Z">
        <w:r w:rsidR="007D1091">
          <w:t>,</w:t>
        </w:r>
      </w:ins>
      <w:ins w:id="273" w:author="Matthew K. Lau" w:date="2014-02-12T13:04:00Z">
        <w:r>
          <w:t>.</w:t>
        </w:r>
      </w:ins>
      <w:ins w:id="274" w:author="Thomas Whitham" w:date="2014-02-11T16:47:00Z">
        <w:r w:rsidR="007D1091">
          <w:t>,</w:t>
        </w:r>
      </w:ins>
      <w:del w:id="275" w:author="Matthew K. Lau" w:date="2014-02-12T13:04:00Z">
        <w:r>
          <w:delText>.</w:delText>
        </w:r>
      </w:del>
      <w:r>
        <w:t xml:space="preserve"> clones), </w:t>
      </w:r>
      <w:commentRangeStart w:id="276"/>
      <w:r>
        <w:t xml:space="preserve">which are </w:t>
      </w:r>
      <w:del w:id="277" w:author="Helen" w:date="2014-02-14T10:38:00Z">
        <w:r>
          <w:delText xml:space="preserve">mapped </w:delText>
        </w:r>
      </w:del>
      <w:del w:id="278" w:author="Matthew K. Lau" w:date="2014-02-14T15:35:00Z">
        <w:r>
          <w:delText>to</w:delText>
        </w:r>
      </w:del>
      <w:del w:id="279" w:author="Helen" w:date="2014-02-14T10:38:00Z">
        <w:r w:rsidDel="00A448DF">
          <w:delText>to</w:delText>
        </w:r>
      </w:del>
      <w:ins w:id="280" w:author="Helen" w:date="2014-02-14T10:38:00Z">
        <w:r w:rsidR="00A448DF">
          <w:t>assigned</w:t>
        </w:r>
      </w:ins>
      <w:del w:id="281" w:author="Helen" w:date="2014-02-14T15:35:00Z">
        <w:r>
          <w:delText>to</w:delText>
        </w:r>
      </w:del>
      <w:r>
        <w:t xml:space="preserve"> phenotypic values</w:t>
      </w:r>
      <w:r w:rsidR="008A7809">
        <w:t xml:space="preserve"> as a single numeric value for each individual</w:t>
      </w:r>
      <w:commentRangeEnd w:id="276"/>
      <w:r w:rsidR="0096334B">
        <w:rPr>
          <w:rStyle w:val="CommentReference"/>
          <w:vanish/>
        </w:rPr>
        <w:commentReference w:id="276"/>
      </w:r>
      <w:r>
        <w:t>. This population represents the foundation species</w:t>
      </w:r>
      <w:r w:rsidR="005A297D">
        <w:t xml:space="preserve"> </w:t>
      </w:r>
      <w:commentRangeStart w:id="282"/>
      <w:r w:rsidR="005A297D">
        <w:t xml:space="preserve">(i.e., </w:t>
      </w:r>
      <w:commentRangeStart w:id="283"/>
      <w:r w:rsidR="005A297D">
        <w:t>a species that has a large effect on the community</w:t>
      </w:r>
      <w:commentRangeEnd w:id="283"/>
      <w:r w:rsidR="007D1091">
        <w:rPr>
          <w:rStyle w:val="CommentReference"/>
        </w:rPr>
        <w:commentReference w:id="283"/>
      </w:r>
      <w:r w:rsidR="005A297D">
        <w:t xml:space="preserve">; </w:t>
      </w:r>
      <w:commentRangeStart w:id="284"/>
      <w:r w:rsidR="005A297D">
        <w:t>Ellison et al. 2005</w:t>
      </w:r>
      <w:commentRangeEnd w:id="284"/>
      <w:ins w:id="285" w:author="Matthew K. Lau" w:date="2014-02-14T15:35:00Z">
        <w:r w:rsidR="005A297D">
          <w:t>)</w:t>
        </w:r>
        <w:r>
          <w:t xml:space="preserve">. </w:t>
        </w:r>
        <w:commentRangeEnd w:id="282"/>
        <w:r w:rsidR="00A448DF">
          <w:rPr>
            <w:rStyle w:val="CommentReference"/>
          </w:rPr>
          <w:commentReference w:id="284"/>
        </w:r>
        <w:r w:rsidR="0096334B">
          <w:rPr>
            <w:rStyle w:val="CommentReference"/>
            <w:vanish/>
          </w:rPr>
          <w:commentReference w:id="282"/>
        </w:r>
      </w:ins>
      <w:ins w:id="286" w:author="Helen" w:date="2014-02-14T15:35:00Z">
        <w:r w:rsidR="005A297D">
          <w:t>)</w:t>
        </w:r>
        <w:r>
          <w:t xml:space="preserve">. </w:t>
        </w:r>
      </w:ins>
      <w:r>
        <w:t xml:space="preserve">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w:t>
      </w:r>
      <w:del w:id="287" w:author="Matthew K. Lau" w:date="2014-02-14T15:35:00Z">
        <w:r>
          <w:delText>is</w:delText>
        </w:r>
      </w:del>
      <w:ins w:id="288" w:author="Helen" w:date="2014-02-14T10:40:00Z">
        <w:r w:rsidR="00A448DF">
          <w:t>wa</w:t>
        </w:r>
      </w:ins>
      <w:del w:id="289" w:author="Helen" w:date="2014-02-14T10:40:00Z">
        <w:r w:rsidDel="00A448DF">
          <w:delText>i</w:delText>
        </w:r>
      </w:del>
      <w:ins w:id="290" w:author="Helen" w:date="2014-02-14T15:35:00Z">
        <w:r>
          <w:t>s</w:t>
        </w:r>
      </w:ins>
      <w:del w:id="291" w:author="Helen" w:date="2014-02-14T15:35:00Z">
        <w:r>
          <w:delText>is</w:delText>
        </w:r>
      </w:del>
      <w:r>
        <w:t xml:space="preserve"> introduced through random draws from a uniform distribution, which </w:t>
      </w:r>
      <w:del w:id="292" w:author="Matthew K. Lau" w:date="2014-02-14T15:35:00Z">
        <w:r>
          <w:delText>simulates</w:delText>
        </w:r>
      </w:del>
      <w:ins w:id="293" w:author="Helen" w:date="2014-02-14T15:35:00Z">
        <w:r>
          <w:t>simulate</w:t>
        </w:r>
      </w:ins>
      <w:ins w:id="294" w:author="Helen" w:date="2014-02-14T10:40:00Z">
        <w:r w:rsidR="00A448DF">
          <w:t>d</w:t>
        </w:r>
      </w:ins>
      <w:del w:id="295" w:author="Helen" w:date="2014-02-14T10:40:00Z">
        <w:r w:rsidDel="00A448DF">
          <w:delText>s</w:delText>
        </w:r>
      </w:del>
      <w:del w:id="296" w:author="Helen" w:date="2014-02-14T15:35:00Z">
        <w:r>
          <w:delText>simulates</w:delText>
        </w:r>
      </w:del>
      <w:r>
        <w:t xml:space="preserve"> the introduction of phenotypic variance arising from non-genetically based “environmental” variation.  It is important to note here that interactions among species</w:t>
      </w:r>
      <w:ins w:id="297" w:author="Dana Ikeda" w:date="2014-02-13T18:54:00Z">
        <w:r w:rsidR="002B245C">
          <w:t>,</w:t>
        </w:r>
      </w:ins>
      <w:r>
        <w:t xml:space="preserve"> beyond the foundation species’ </w:t>
      </w:r>
      <w:r w:rsidR="00741909">
        <w:t xml:space="preserve">interaction with the </w:t>
      </w:r>
      <w:r>
        <w:t>community</w:t>
      </w:r>
      <w:ins w:id="298" w:author="Dana Ikeda" w:date="2014-02-13T18:54:00Z">
        <w:r w:rsidR="002B245C">
          <w:t>,</w:t>
        </w:r>
      </w:ins>
      <w:r>
        <w:t xml:space="preserve"> is not explicitly accounted for in this process but introduced as a contribution to non-genetic</w:t>
      </w:r>
      <w:r w:rsidR="002C6953">
        <w:t>, environmental</w:t>
      </w:r>
      <w:r>
        <w:t xml:space="preserve"> variation. Finally, the foundation species phenotyp</w:t>
      </w:r>
      <w:r w:rsidR="00EE633A">
        <w:t xml:space="preserve">ic values for each individual </w:t>
      </w:r>
      <w:del w:id="299" w:author="Matthew K. Lau" w:date="2014-02-14T15:35:00Z">
        <w:r w:rsidR="00EE633A">
          <w:delText>are</w:delText>
        </w:r>
      </w:del>
      <w:ins w:id="300" w:author="Helen" w:date="2014-02-14T10:41:00Z">
        <w:r w:rsidR="00A448DF">
          <w:t>we</w:t>
        </w:r>
      </w:ins>
      <w:del w:id="301" w:author="Helen" w:date="2014-02-14T10:41:00Z">
        <w:r w:rsidR="00EE633A" w:rsidDel="00A448DF">
          <w:delText>a</w:delText>
        </w:r>
      </w:del>
      <w:ins w:id="302" w:author="Helen" w:date="2014-02-14T15:35:00Z">
        <w:r w:rsidR="00EE633A">
          <w:t>re</w:t>
        </w:r>
      </w:ins>
      <w:del w:id="303" w:author="Helen" w:date="2014-02-14T15:35:00Z">
        <w:r w:rsidR="00EE633A">
          <w:delText>are</w:delText>
        </w:r>
      </w:del>
      <w:r>
        <w:t xml:space="preserve"> used to determine the </w:t>
      </w:r>
      <w:r w:rsidR="00B732CB">
        <w:t xml:space="preserve">equilibrium </w:t>
      </w:r>
      <w:r>
        <w:t>population value for each species</w:t>
      </w:r>
      <w:r w:rsidR="008D39C1">
        <w:t xml:space="preserve"> </w:t>
      </w:r>
      <w:ins w:id="304" w:author="Matthew K. Lau" w:date="2014-02-12T13:04:00Z">
        <w:r w:rsidR="008D39C1">
          <w:t xml:space="preserve">given that </w:t>
        </w:r>
      </w:ins>
      <w:del w:id="305" w:author="Matthew K. Lau" w:date="2014-02-14T15:35:00Z">
        <w:r w:rsidR="008D39C1">
          <w:delText>species</w:delText>
        </w:r>
      </w:del>
      <w:ins w:id="306" w:author="Helen" w:date="2014-02-14T15:35:00Z">
        <w:r w:rsidR="008D39C1">
          <w:t>species</w:t>
        </w:r>
      </w:ins>
      <w:ins w:id="307" w:author="Helen" w:date="2014-02-14T10:41:00Z">
        <w:r w:rsidR="00A448DF">
          <w:t>'</w:t>
        </w:r>
      </w:ins>
      <w:ins w:id="308" w:author="Matthew K. Lau" w:date="2014-02-12T13:04:00Z">
        <w:r w:rsidR="008D39C1">
          <w:t>species carrying capacity</w:t>
        </w:r>
        <w:r w:rsidR="009F759D">
          <w:t xml:space="preserve"> </w:t>
        </w:r>
      </w:ins>
      <w:r w:rsidR="009F759D">
        <w:t>(</w:t>
      </w:r>
      <w:r w:rsidR="00BA6486">
        <w:t>Ronce and Kirkpatrick</w:t>
      </w:r>
      <w:r w:rsidR="00A97374">
        <w:t xml:space="preserve"> 2001</w:t>
      </w:r>
      <w:ins w:id="309" w:author="Matthew K. Lau" w:date="2014-02-12T13:04:00Z">
        <w:r w:rsidR="00EA39BB">
          <w:t xml:space="preserve">; </w:t>
        </w:r>
        <w:del w:id="310" w:author="Todd Wojtowicz" w:date="2014-02-14T09:22:00Z">
          <w:r w:rsidR="00EA39BB">
            <w:delText xml:space="preserve">see </w:delText>
          </w:r>
        </w:del>
        <w:r w:rsidR="00EA39BB">
          <w:t>Supplementary Materials Appendix 1</w:t>
        </w:r>
      </w:ins>
      <w:r w:rsidR="009F759D">
        <w:t>)</w:t>
      </w:r>
      <w:r w:rsidR="003B56D4">
        <w:t xml:space="preserve">. </w:t>
      </w:r>
    </w:p>
    <w:p w14:paraId="51A55D40" w14:textId="77777777" w:rsidR="00B5056D" w:rsidRDefault="00B5056D" w:rsidP="00B5056D">
      <w:pPr>
        <w:pStyle w:val="ListParagraph"/>
        <w:spacing w:line="480" w:lineRule="auto"/>
        <w:ind w:left="0" w:firstLine="720"/>
        <w:rPr>
          <w:del w:id="311" w:author="Hillary Cooper" w:date="2014-02-13T14:39:00Z"/>
        </w:rPr>
      </w:pPr>
      <w:moveFromRangeStart w:id="312" w:author="Matthew K. Lau" w:date="2014-02-12T13:04:00Z" w:name="move253829598"/>
      <w:moveFrom w:id="313" w:author="Matthew K. Lau" w:date="2014-02-12T13:04:00Z">
        <w:r>
          <w:t xml:space="preserve">For this study, we generated a set of 10 replicate communities for 8 scenarios of selection intensity for a total of 80 communities. </w:t>
        </w:r>
      </w:moveFrom>
      <w:moveFromRangeEnd w:id="312"/>
      <w:del w:id="314" w:author="Matthew K. Lau" w:date="2014-02-12T13:04:00Z">
        <w:r w:rsidR="002C643D">
          <w:delText xml:space="preserve">Each of these </w:delText>
        </w:r>
        <w:r w:rsidR="00441BCE">
          <w:delText xml:space="preserve">communities </w:delText>
        </w:r>
        <w:r w:rsidR="001F68ED">
          <w:delText xml:space="preserve">was </w:delText>
        </w:r>
        <w:r w:rsidR="00441BCE">
          <w:delText xml:space="preserve">generated using the same initial phenotypes for both the “foundation species” </w:delText>
        </w:r>
        <w:r w:rsidR="00A979FC">
          <w:delText>individuals (</w:delText>
        </w:r>
        <w:r w:rsidR="00B22DE6">
          <w:delText>n = 100 with 10 individuals for each of 10 genotypes</w:delText>
        </w:r>
        <w:r w:rsidR="00A979FC">
          <w:delText xml:space="preserve">) </w:delText>
        </w:r>
        <w:r w:rsidR="00441BCE">
          <w:delText xml:space="preserve">and the “associated species” </w:delText>
        </w:r>
      </w:del>
      <w:del w:id="315" w:author="Thomas Whitham" w:date="2014-02-11T16:49:00Z">
        <w:r w:rsidR="007229D5" w:rsidDel="007D1091">
          <w:delText xml:space="preserve"> </w:delText>
        </w:r>
      </w:del>
      <w:del w:id="316" w:author="Matthew K. Lau" w:date="2014-02-12T13:04:00Z">
        <w:r w:rsidR="00B22DE6">
          <w:delText xml:space="preserve">(n = 25) </w:delText>
        </w:r>
        <w:r w:rsidR="007229D5">
          <w:delText xml:space="preserve">(see </w:delText>
        </w:r>
        <w:r w:rsidR="00504A4A">
          <w:delText xml:space="preserve">Online </w:delText>
        </w:r>
        <w:r w:rsidR="00C24895">
          <w:delText xml:space="preserve">Supplementary Materials, </w:delText>
        </w:r>
        <w:r w:rsidR="007229D5">
          <w:delText>Appendix X</w:delText>
        </w:r>
      </w:del>
      <w:moveFromRangeStart w:id="317" w:author="Matthew K. Lau" w:date="2014-02-12T13:04:00Z" w:name="move253829599"/>
      <w:moveFrom w:id="318" w:author="Matthew K. Lau" w:date="2014-02-12T13:04:00Z">
        <w:r>
          <w:t xml:space="preserve">). For the main set of analyses, a carrying capacity (K) of 100 individuals was used for to remove the effect of differences in total abundances among species. </w:t>
        </w:r>
      </w:moveFrom>
    </w:p>
    <w:moveFromRangeEnd w:id="317"/>
    <w:p w14:paraId="5D2121EA" w14:textId="600500FD"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w:t>
      </w:r>
      <w:commentRangeStart w:id="319"/>
      <w:r w:rsidR="008D1C70">
        <w:t>3) genetic effects</w:t>
      </w:r>
      <w:commentRangeEnd w:id="319"/>
      <w:r w:rsidR="0096334B">
        <w:rPr>
          <w:rStyle w:val="CommentReference"/>
          <w:vanish/>
        </w:rPr>
        <w:commentReference w:id="319"/>
      </w:r>
      <w:r w:rsidR="008D1C70">
        <w:t xml:space="preserve">. </w:t>
      </w:r>
      <w:commentRangeStart w:id="320"/>
      <w:r w:rsidR="008D1C70">
        <w:t xml:space="preserve">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ins w:id="321" w:author="Helen" w:date="2014-02-14T10:42:00Z">
        <w:r w:rsidR="00A448DF">
          <w:t xml:space="preserve">also </w:t>
        </w:r>
      </w:ins>
      <w:r w:rsidR="00B034E3">
        <w:t xml:space="preserve">modeled to produce </w:t>
      </w:r>
      <w:r w:rsidR="00EA6140">
        <w:t>a random effect.</w:t>
      </w:r>
      <w:commentRangeEnd w:id="320"/>
      <w:r w:rsidR="0096334B">
        <w:rPr>
          <w:rStyle w:val="CommentReference"/>
          <w:vanish/>
        </w:rPr>
        <w:commentReference w:id="320"/>
      </w:r>
      <w:r w:rsidR="00774E9F">
        <w:t xml:space="preserve"> This is an obvious oversimplification of nature</w:t>
      </w:r>
      <w:r w:rsidR="00B13997">
        <w:t>; however, we argue that this effect is not essential to the initial demonstration of the effect of genetics on interactions network structure</w:t>
      </w:r>
      <w:ins w:id="322" w:author="Helen" w:date="2014-02-14T10:42:00Z">
        <w:r w:rsidR="00A448DF">
          <w:t>,</w:t>
        </w:r>
      </w:ins>
      <w:r w:rsidR="00B13997">
        <w:t xml:space="preserve"> as it is commonly assumed that intra-partite interactions (e.g., interactions among arthropods in plant-mutualist networks) are </w:t>
      </w:r>
      <w:del w:id="323" w:author="Helen" w:date="2014-02-14T10:43:00Z">
        <w:r w:rsidR="00B13997">
          <w:delText xml:space="preserve">often assumed to </w:delText>
        </w:r>
      </w:del>
      <w:del w:id="324" w:author="Matthew K. Lau" w:date="2014-02-14T15:35:00Z">
        <w:r w:rsidR="00B13997">
          <w:delText>be</w:delText>
        </w:r>
      </w:del>
      <w:del w:id="325" w:author="Helen" w:date="2014-02-14T10:43:00Z">
        <w:r w:rsidR="00B13997" w:rsidDel="00A448DF">
          <w:delText>be</w:delText>
        </w:r>
      </w:del>
      <w:ins w:id="326" w:author="Helen" w:date="2014-02-14T10:43:00Z">
        <w:r w:rsidR="00A448DF">
          <w:t>typically</w:t>
        </w:r>
      </w:ins>
      <w:del w:id="327" w:author="Helen" w:date="2014-02-14T15:35:00Z">
        <w:r w:rsidR="00B13997">
          <w:delText>be</w:delText>
        </w:r>
      </w:del>
      <w:r w:rsidR="00B13997">
        <w:t xml:space="preserve"> relatively small by comparison or random in their </w:t>
      </w:r>
      <w:commentRangeStart w:id="328"/>
      <w:r w:rsidR="00B13997">
        <w:t>effects</w:t>
      </w:r>
      <w:commentRangeEnd w:id="328"/>
      <w:r w:rsidR="00895110">
        <w:rPr>
          <w:rStyle w:val="CommentReference"/>
        </w:rPr>
        <w:commentReference w:id="328"/>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 xml:space="preserve">for all simulations with the exception of the </w:t>
      </w:r>
      <w:commentRangeStart w:id="329"/>
      <w:r w:rsidR="002416DB">
        <w:t>robustness</w:t>
      </w:r>
      <w:commentRangeEnd w:id="329"/>
      <w:r w:rsidR="00502D74">
        <w:rPr>
          <w:rStyle w:val="CommentReference"/>
        </w:rPr>
        <w:commentReference w:id="329"/>
      </w:r>
      <w:r w:rsidR="002416DB">
        <w:t xml:space="preserve">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09C375EC" w14:textId="3B03CBD8" w:rsidR="00B5056D" w:rsidRDefault="00B5056D" w:rsidP="00B5056D">
      <w:pPr>
        <w:pStyle w:val="ListParagraph"/>
        <w:spacing w:line="480" w:lineRule="auto"/>
        <w:ind w:left="0" w:firstLine="720"/>
      </w:pPr>
      <w:moveToRangeStart w:id="330" w:author="Matthew K. Lau" w:date="2014-02-12T13:04:00Z" w:name="move253829598"/>
      <w:moveTo w:id="331" w:author="Matthew K. Lau" w:date="2014-02-12T13:04:00Z">
        <w:del w:id="332" w:author="Helen" w:date="2014-02-14T10:47:00Z">
          <w:r>
            <w:delText xml:space="preserve">For this </w:delText>
          </w:r>
        </w:del>
      </w:moveTo>
      <w:del w:id="333" w:author="Matthew K. Lau" w:date="2014-02-14T15:35:00Z">
        <w:r>
          <w:delText>study</w:delText>
        </w:r>
      </w:del>
      <w:del w:id="334" w:author="Helen" w:date="2014-02-14T10:47:00Z">
        <w:r w:rsidDel="00D46278">
          <w:delText>study</w:delText>
        </w:r>
      </w:del>
      <w:ins w:id="335" w:author="Helen" w:date="2014-02-14T10:47:00Z">
        <w:r w:rsidR="00D46278">
          <w:t>To better understand/test the effect of selection strength</w:t>
        </w:r>
      </w:ins>
      <w:moveTo w:id="336" w:author="Matthew K. Lau" w:date="2014-02-12T13:04:00Z">
        <w:r>
          <w:t xml:space="preserve">study, we generated a set of 10 replicate communities for 8 scenarios of </w:t>
        </w:r>
      </w:moveTo>
      <w:ins w:id="337" w:author="Helen" w:date="2014-02-14T10:47:00Z">
        <w:r w:rsidR="00D46278">
          <w:t xml:space="preserve">varying </w:t>
        </w:r>
      </w:ins>
      <w:moveTo w:id="338" w:author="Matthew K. Lau" w:date="2014-02-12T13:04:00Z">
        <w:r>
          <w:t xml:space="preserve">selection intensity for a total of 80 communities. </w:t>
        </w:r>
      </w:moveTo>
      <w:moveToRangeEnd w:id="330"/>
      <w:ins w:id="339" w:author="Matthew K. Lau" w:date="2014-02-12T13:04:00Z">
        <w:r>
          <w:t>Each of these communities was generated using the same initial phenotypes for both the “foundation species” individuals (</w:t>
        </w:r>
        <w:r w:rsidR="009C5447">
          <w:t xml:space="preserve">n = 100; </w:t>
        </w:r>
        <w:r>
          <w:t>10 individuals for each of 10 genotypes) and the “associated species”  (25</w:t>
        </w:r>
        <w:r w:rsidR="00FC5FD1">
          <w:t xml:space="preserve"> total</w:t>
        </w:r>
      </w:ins>
      <w:moveToRangeStart w:id="340" w:author="Matthew K. Lau" w:date="2014-02-12T13:04:00Z" w:name="move253829599"/>
      <w:moveTo w:id="341" w:author="Matthew K. Lau" w:date="2014-02-12T13:04:00Z">
        <w:r>
          <w:t xml:space="preserve">). For the main set of analyses, a carrying capacity (K) of 100 individuals was used for to remove the effect of differences in total abundances among species. </w:t>
        </w:r>
      </w:moveTo>
    </w:p>
    <w:moveToRangeEnd w:id="340"/>
    <w:p w14:paraId="3C4D2701" w14:textId="299FE440" w:rsidR="00543E03" w:rsidRDefault="00A73C5B" w:rsidP="00543E03">
      <w:pPr>
        <w:spacing w:line="480" w:lineRule="auto"/>
        <w:ind w:firstLine="720"/>
      </w:pPr>
      <w:r>
        <w:t xml:space="preserve">To examine the </w:t>
      </w:r>
      <w:del w:id="342" w:author="Helen" w:date="2014-02-14T10:48:00Z">
        <w:r w:rsidRPr="00947883">
          <w:rPr>
            <w:highlight w:val="yellow"/>
            <w:rPrChange w:id="343" w:author="Todd Wojtowicz" w:date="2014-02-14T15:35:00Z">
              <w:rPr/>
            </w:rPrChange>
          </w:rPr>
          <w:delText>robustness</w:delText>
        </w:r>
        <w:r w:rsidDel="00D46278">
          <w:delText xml:space="preserve"> </w:delText>
        </w:r>
      </w:del>
      <w:ins w:id="344" w:author="Helen" w:date="2014-02-14T10:48:00Z">
        <w:r w:rsidR="00D46278">
          <w:t>stability?</w:t>
        </w:r>
        <w:r>
          <w:t xml:space="preserve"> </w:t>
        </w:r>
      </w:ins>
      <w:r>
        <w:t>of the</w:t>
      </w:r>
      <w:r w:rsidR="004E512F">
        <w:t>se networks</w:t>
      </w:r>
      <w:r>
        <w:t>, we conducted a series of foundation species removal experiments.</w:t>
      </w:r>
      <w:r w:rsidR="004E512F">
        <w:t xml:space="preserve"> </w:t>
      </w:r>
      <w:commentRangeStart w:id="345"/>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commentRangeEnd w:id="345"/>
      <w:r w:rsidR="0081169B">
        <w:rPr>
          <w:rStyle w:val="CommentReference"/>
          <w:vanish/>
        </w:rPr>
        <w:commentReference w:id="345"/>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t>
      </w:r>
      <w:del w:id="346" w:author="Dana Ikeda" w:date="2014-02-13T18:57:00Z">
        <w:r w:rsidR="006F30DE">
          <w:delText xml:space="preserve">with </w:delText>
        </w:r>
      </w:del>
      <w:del w:id="347" w:author="Matthew K. Lau" w:date="2014-02-14T15:35:00Z">
        <w:r w:rsidR="006F30DE">
          <w:delText>speciesspecies</w:delText>
        </w:r>
      </w:del>
      <w:del w:id="348" w:author="Dana Ikeda" w:date="2014-02-13T18:57:00Z">
        <w:r w:rsidR="006F30DE" w:rsidDel="00A16E07">
          <w:delText>species</w:delText>
        </w:r>
      </w:del>
      <w:ins w:id="349" w:author="Dana Ikeda" w:date="2014-02-13T18:57:00Z">
        <w:r w:rsidR="00A16E07">
          <w:t>a</w:t>
        </w:r>
      </w:ins>
      <w:del w:id="350" w:author="Dana Ikeda" w:date="2014-02-14T15:30:00Z">
        <w:r w:rsidR="006F30DE">
          <w:delText>species</w:delText>
        </w:r>
      </w:del>
      <w:r w:rsidR="006F30DE">
        <w:t xml:space="preserve"> higher probability for removal. The phenotypic</w:t>
      </w:r>
      <w:ins w:id="351" w:author="Dana Ikeda" w:date="2014-02-14T15:30:00Z">
        <w:r w:rsidR="006F30DE">
          <w:t xml:space="preserve"> </w:t>
        </w:r>
      </w:ins>
      <w:ins w:id="352" w:author="Dana Ikeda" w:date="2014-02-13T18:58:00Z">
        <w:r w:rsidR="00A16E07">
          <w:t>similarity</w:t>
        </w:r>
        <w:r w:rsidR="006F30DE">
          <w:t xml:space="preserve"> </w:t>
        </w:r>
      </w:ins>
      <w:r w:rsidR="006F30DE">
        <w:t xml:space="preserve">removal algorithm assigned removal probabilities by the phenotypic similarity among individuals. </w:t>
      </w:r>
      <w:r w:rsidR="00DD67BE">
        <w:t xml:space="preserve">These algorithms were applied to the communities for species with equal carrying capacities as described </w:t>
      </w:r>
      <w:ins w:id="353" w:author="Matthew K. Lau" w:date="2014-02-12T13:04:00Z">
        <w:r w:rsidR="00C53E86">
          <w:t xml:space="preserve">above </w:t>
        </w:r>
      </w:ins>
      <w:r w:rsidR="00DD67BE">
        <w:t xml:space="preserve">and to a second set of communities </w:t>
      </w:r>
      <w:ins w:id="354" w:author="Matthew K. Lau" w:date="2014-02-12T13:04:00Z">
        <w:r w:rsidR="00C53E86">
          <w:t>(n = 80</w:t>
        </w:r>
      </w:ins>
      <w:del w:id="355" w:author="Matthew K. Lau" w:date="2014-02-14T15:35:00Z">
        <w:r w:rsidR="00C53E86">
          <w:delText>))</w:delText>
        </w:r>
      </w:del>
      <w:ins w:id="356" w:author="Dana Ikeda" w:date="2014-02-14T15:30:00Z">
        <w:r w:rsidR="00C53E86">
          <w:t>)</w:t>
        </w:r>
      </w:ins>
      <w:ins w:id="357" w:author="Dana Ikeda" w:date="2014-02-13T18:58:00Z">
        <w:r w:rsidR="00A16E07">
          <w:t>,</w:t>
        </w:r>
      </w:ins>
      <w:ins w:id="358" w:author="Matthew K. Lau" w:date="2014-02-12T13:04:00Z">
        <w:r w:rsidR="00C53E86">
          <w:t xml:space="preserve">) </w:t>
        </w:r>
      </w:ins>
      <w:r w:rsidR="00DD67BE">
        <w:t>in which the carrying capacities for the dependent species were selected from a Poisson distribution intended to simulate the highly skewed</w:t>
      </w:r>
      <w:r w:rsidR="00C17BA9">
        <w:t>,</w:t>
      </w:r>
      <w:r w:rsidR="00DD67BE">
        <w:t xml:space="preserve"> </w:t>
      </w:r>
      <w:ins w:id="359" w:author="Matthew K. Lau" w:date="2014-02-12T13:04:00Z">
        <w:r w:rsidR="00A33A57">
          <w:t>“</w:t>
        </w:r>
      </w:ins>
      <w:r w:rsidR="00DD67BE">
        <w:t>un-even</w:t>
      </w:r>
      <w:ins w:id="360" w:author="Matthew K. Lau" w:date="2014-02-12T13:04:00Z">
        <w:r w:rsidR="00A33A57">
          <w:t>”</w:t>
        </w:r>
      </w:ins>
      <w:r w:rsidR="00A33A57">
        <w:t xml:space="preserve"> </w:t>
      </w:r>
      <w:r w:rsidR="00DD67BE">
        <w:t>distribution of species total abundanc</w:t>
      </w:r>
      <w:r w:rsidR="00D30FDB">
        <w:t xml:space="preserve">es most often observed in natural </w:t>
      </w:r>
      <w:commentRangeStart w:id="361"/>
      <w:r w:rsidR="00D30FDB">
        <w:t>communities</w:t>
      </w:r>
      <w:commentRangeEnd w:id="361"/>
      <w:r w:rsidR="000C718C">
        <w:rPr>
          <w:rStyle w:val="CommentReference"/>
        </w:rPr>
        <w:commentReference w:id="361"/>
      </w:r>
      <w:ins w:id="362" w:author="Todd Wojtowicz" w:date="2014-02-14T09:55:00Z">
        <w:r w:rsidR="00947883">
          <w:t>- I think you could cite any of Adam’s papers.  That should work out great fo</w:t>
        </w:r>
      </w:ins>
      <w:ins w:id="363" w:author="Todd Wojtowicz" w:date="2014-02-14T09:56:00Z">
        <w:r w:rsidR="00947883">
          <w:t>r</w:t>
        </w:r>
      </w:ins>
      <w:ins w:id="364" w:author="Todd Wojtowicz" w:date="2014-02-14T09:55:00Z">
        <w:r w:rsidR="00947883">
          <w:t xml:space="preserve"> you.</w:t>
        </w:r>
      </w:ins>
      <w:ins w:id="365" w:author="Todd Wojtowicz" w:date="2014-02-14T15:35:00Z">
        <w:r w:rsidR="00DD67BE">
          <w:t>.</w:t>
        </w:r>
      </w:ins>
      <w:ins w:id="366" w:author="Helen" w:date="2014-02-14T15:35:00Z">
        <w:r w:rsidR="00DD67BE">
          <w:t>.</w:t>
        </w:r>
      </w:ins>
      <w:ins w:id="367" w:author="Dana Ikeda" w:date="2014-02-14T15:30:00Z">
        <w:r w:rsidR="00DD67BE">
          <w:t>.</w:t>
        </w:r>
      </w:ins>
      <w:ins w:id="368" w:author="Hillary Cooper" w:date="2014-02-13T14:39:00Z">
        <w:r w:rsidR="00DD67BE">
          <w:t>.</w:t>
        </w:r>
      </w:ins>
      <w:del w:id="369" w:author="Matthew K. Lau" w:date="2014-02-12T17:59:00Z">
        <w:r w:rsidR="00DD67BE">
          <w:delText>.</w:delText>
        </w:r>
      </w:del>
      <w:del w:id="370" w:author="Matthew K. Lau" w:date="2014-02-12T13:04:00Z">
        <w:r w:rsidR="00DD67BE">
          <w:delText>.</w:delText>
        </w:r>
      </w:del>
      <w:ins w:id="371" w:author="Matthew K. Lau" w:date="2014-02-12T13:04:00Z">
        <w:r w:rsidR="00DD67BE">
          <w:t>.</w:t>
        </w:r>
        <w:r w:rsidR="00C17BA9">
          <w:t xml:space="preserve"> The carrying capacities of species ranged from K = 100 to K = 5.</w:t>
        </w:r>
      </w:ins>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372"/>
      <w:r w:rsidR="009E643B">
        <w:t>Bates et al. 2013</w:t>
      </w:r>
      <w:commentRangeEnd w:id="372"/>
      <w:r w:rsidR="002A342D">
        <w:rPr>
          <w:rStyle w:val="CommentReference"/>
        </w:rPr>
        <w:commentReference w:id="372"/>
      </w:r>
      <w:r w:rsidR="00531DD4">
        <w:t xml:space="preserve">). </w:t>
      </w:r>
      <w:r w:rsidR="004240B5">
        <w:t xml:space="preserve">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15"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2A10A61F"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w:t>
      </w:r>
      <w:commentRangeStart w:id="373"/>
      <w:r w:rsidR="000541D2">
        <w:t>underlying genetic variation</w:t>
      </w:r>
      <w:commentRangeEnd w:id="373"/>
      <w:r w:rsidR="00D46278">
        <w:rPr>
          <w:rStyle w:val="CommentReference"/>
        </w:rPr>
        <w:commentReference w:id="373"/>
      </w:r>
      <w:r>
        <w:t>. The</w:t>
      </w:r>
      <w:commentRangeStart w:id="374"/>
      <w:r>
        <w:t xml:space="preserve"> nestedness was statistically different f</w:t>
      </w:r>
      <w:r w:rsidR="00846EFE">
        <w:t xml:space="preserve">rom the null expectation </w:t>
      </w:r>
      <w:commentRangeEnd w:id="374"/>
      <w:r w:rsidR="00180D17">
        <w:rPr>
          <w:rStyle w:val="CommentReference"/>
          <w:vanish/>
        </w:rPr>
        <w:commentReference w:id="374"/>
      </w:r>
      <w:ins w:id="375" w:author="Matthew K. Lau" w:date="2014-02-12T13:04:00Z">
        <w:r w:rsidR="00EE3F5E">
          <w:t xml:space="preserve">using the most conservative </w:t>
        </w:r>
        <w:r w:rsidR="004F6C54">
          <w:t xml:space="preserve">null </w:t>
        </w:r>
        <w:r w:rsidR="00EE3F5E">
          <w:t xml:space="preserve">model </w:t>
        </w:r>
      </w:ins>
      <w:r w:rsidR="00846EFE">
        <w:t>(</w:t>
      </w:r>
      <w:commentRangeStart w:id="376"/>
      <w:r w:rsidR="00846EFE">
        <w:t>Fig. 2</w:t>
      </w:r>
      <w:commentRangeEnd w:id="376"/>
      <w:ins w:id="377" w:author="Matthew K. Lau" w:date="2014-02-12T13:04:00Z">
        <w:r w:rsidR="00317444">
          <w:rPr>
            <w:rStyle w:val="CommentReference"/>
          </w:rPr>
          <w:commentReference w:id="376"/>
        </w:r>
        <w:r>
          <w:t>; nested; nested</w:t>
        </w:r>
        <w:r w:rsidR="00565CE2">
          <w:t>ness</w:t>
        </w:r>
      </w:ins>
      <w:r>
        <w:t xml:space="preserve"> temperature = 19.542, </w:t>
      </w:r>
      <w:r w:rsidRPr="00EE7B06">
        <w:rPr>
          <w:i/>
        </w:rPr>
        <w:t>P</w:t>
      </w:r>
      <w:r>
        <w:t xml:space="preserve"> = 0.017). </w:t>
      </w:r>
      <w:del w:id="378" w:author="Matthew K. Lau" w:date="2014-02-14T15:35:00Z">
        <w:r>
          <w:delText>GenotypesGenotypes</w:delText>
        </w:r>
      </w:del>
      <w:del w:id="379" w:author="Matthew K. Lau" w:date="2014-02-14T15:30:00Z">
        <w:r>
          <w:delText>Genotypes</w:delText>
        </w:r>
      </w:del>
      <w:del w:id="380" w:author="Matthew K. Lau" w:date="2014-02-13T14:39:00Z">
        <w:r>
          <w:delText>Genotypes</w:delText>
        </w:r>
      </w:del>
      <w:ins w:id="381" w:author="Thomas Whitham" w:date="2014-02-11T16:58:00Z">
        <w:r w:rsidR="00317444">
          <w:t>Individual tree g</w:t>
        </w:r>
      </w:ins>
      <w:del w:id="382" w:author="Thomas Whitham" w:date="2014-02-11T16:58:00Z">
        <w:r w:rsidDel="00317444">
          <w:delText>G</w:delText>
        </w:r>
      </w:del>
      <w:ins w:id="383" w:author="Matthew K. Lau" w:date="2014-02-12T17:59:00Z">
        <w:r>
          <w:t>enotypes</w:t>
        </w:r>
      </w:ins>
      <w:ins w:id="384" w:author="Thomas Whitham" w:date="2014-02-11T16:58:00Z">
        <w:r w:rsidR="00317444">
          <w:t>g</w:t>
        </w:r>
      </w:ins>
      <w:del w:id="385" w:author="Thomas Whitham" w:date="2014-02-11T16:58:00Z">
        <w:r w:rsidDel="00317444">
          <w:delText>G</w:delText>
        </w:r>
      </w:del>
      <w:ins w:id="386" w:author="Matthew K. Lau" w:date="2014-02-12T13:04:00Z">
        <w:r>
          <w:t>enotypes</w:t>
        </w:r>
      </w:ins>
      <w:del w:id="387" w:author="Matthew K. Lau" w:date="2014-02-12T13:04:00Z">
        <w:r>
          <w:delText>Genotypes</w:delText>
        </w:r>
      </w:del>
      <w:r>
        <w:t xml:space="preserve"> differed significantly in </w:t>
      </w:r>
      <w:del w:id="388" w:author="Matthew K. Lau" w:date="2014-02-14T15:35:00Z">
        <w:r>
          <w:delText>thethe</w:delText>
        </w:r>
      </w:del>
      <w:del w:id="389" w:author="Matthew K. Lau" w:date="2014-02-14T15:30:00Z">
        <w:r>
          <w:delText>the</w:delText>
        </w:r>
      </w:del>
      <w:del w:id="390" w:author="Matthew K. Lau" w:date="2014-02-13T14:39:00Z">
        <w:r>
          <w:delText>the</w:delText>
        </w:r>
      </w:del>
      <w:ins w:id="391" w:author="Matthew K. Lau" w:date="2014-02-12T17:59:00Z">
        <w:r>
          <w:t>the</w:t>
        </w:r>
      </w:ins>
      <w:ins w:id="392" w:author="Thomas Whitham" w:date="2014-02-11T16:58:00Z">
        <w:r w:rsidR="00317444">
          <w:t>ir</w:t>
        </w:r>
      </w:ins>
      <w:ins w:id="393" w:author="Matthew K. Lau" w:date="2014-02-12T13:04:00Z">
        <w:r>
          <w:t>the</w:t>
        </w:r>
      </w:ins>
      <w:ins w:id="394" w:author="Thomas Whitham" w:date="2014-02-11T16:58:00Z">
        <w:r w:rsidR="00317444">
          <w:t>ir</w:t>
        </w:r>
      </w:ins>
      <w:del w:id="395" w:author="Matthew K. Lau" w:date="2014-02-12T13:04:00Z">
        <w:r>
          <w:delText>the</w:delText>
        </w:r>
      </w:del>
      <w:r>
        <w:t xml:space="preserve"> </w:t>
      </w:r>
      <w:r w:rsidR="00970604">
        <w:t>total relativized abundance values (i.e.,</w:t>
      </w:r>
      <w:del w:id="396" w:author="Hillary Cooper" w:date="2014-02-13T14:39:00Z">
        <w:r w:rsidR="00970604">
          <w:delText xml:space="preserve"> </w:delText>
        </w:r>
      </w:del>
      <w:del w:id="397" w:author="Matthew K. Lau" w:date="2014-02-12T13:04:00Z">
        <w:r w:rsidR="00970604">
          <w:delText xml:space="preserve">genotype </w:delText>
        </w:r>
      </w:del>
      <w:r w:rsidR="00970604">
        <w:t>degree)</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ins w:id="398" w:author="Todd Wojtowicz" w:date="2014-02-14T15:35:00Z">
        <w:r>
          <w:t>)</w:t>
        </w:r>
      </w:ins>
      <w:ins w:id="399" w:author="Todd Wojtowicz" w:date="2014-02-14T09:47:00Z">
        <w:r w:rsidR="00180D17">
          <w:t xml:space="preserve"> – This sentence might need to be more fully explained.</w:t>
        </w:r>
      </w:ins>
      <w:ins w:id="400" w:author="Todd Wojtowicz" w:date="2014-02-14T15:35:00Z">
        <w:r w:rsidR="00BE1891">
          <w:t>.</w:t>
        </w:r>
      </w:ins>
      <w:del w:id="401" w:author="Todd Wojtowicz" w:date="2014-02-14T15:35:00Z">
        <w:r>
          <w:delText>)</w:delText>
        </w:r>
        <w:r w:rsidR="00BE1891">
          <w:delText>.</w:delText>
        </w:r>
      </w:del>
    </w:p>
    <w:p w14:paraId="0035A037" w14:textId="3B9827D6" w:rsidR="00846EFE" w:rsidRDefault="00317444" w:rsidP="00A22E62">
      <w:pPr>
        <w:spacing w:line="480" w:lineRule="auto"/>
        <w:ind w:firstLine="720"/>
        <w:rPr>
          <w:ins w:id="402" w:author="Matthew K. Lau" w:date="2014-02-12T13:04:00Z"/>
        </w:rPr>
      </w:pPr>
      <w:ins w:id="403" w:author="Thomas Whitham" w:date="2014-02-11T16:59:00Z">
        <w:r>
          <w:t>D</w:t>
        </w:r>
      </w:ins>
      <w:del w:id="404" w:author="Thomas Whitham" w:date="2014-02-11T16:59:00Z">
        <w:r w:rsidR="00A7734C" w:rsidRPr="00CB6CC1" w:rsidDel="00317444">
          <w:delText>Genetic</w:delText>
        </w:r>
      </w:del>
      <w:ins w:id="405" w:author="Thomas Whitham" w:date="2014-02-11T16:58:00Z">
        <w:r>
          <w:t>ifferences among genotypes</w:t>
        </w:r>
      </w:ins>
      <w:del w:id="406" w:author="Thomas Whitham" w:date="2014-02-11T16:58:00Z">
        <w:r w:rsidR="00A7734C" w:rsidRPr="00CB6CC1" w:rsidDel="00317444">
          <w:delText xml:space="preserve"> variation</w:delText>
        </w:r>
      </w:del>
      <w:ins w:id="407" w:author="Matthew K. Lau" w:date="2014-02-12T13:04:00Z">
        <w:r w:rsidR="00A7734C" w:rsidRPr="00CB6CC1">
          <w:t xml:space="preserve"> </w:t>
        </w:r>
        <w:r w:rsidR="00DC0D07" w:rsidRPr="00CB6CC1">
          <w:t xml:space="preserve">altered </w:t>
        </w:r>
        <w:r w:rsidR="00A7734C" w:rsidRPr="00CB6CC1">
          <w:t xml:space="preserve">species </w:t>
        </w:r>
        <w:r w:rsidR="00CD3D58">
          <w:t xml:space="preserve">interaction </w:t>
        </w:r>
        <w:r w:rsidR="00A7734C" w:rsidRPr="00CB6CC1">
          <w:t xml:space="preserve">patterns </w:t>
        </w:r>
        <w:r w:rsidR="009C285A" w:rsidRPr="00CB6CC1">
          <w:t xml:space="preserve">to </w:t>
        </w:r>
        <w:r w:rsidR="008F08F0">
          <w:t xml:space="preserve">create </w:t>
        </w:r>
        <w:r w:rsidR="00A7734C" w:rsidRPr="00CB6CC1">
          <w:t>nestedness</w:t>
        </w:r>
        <w:r w:rsidR="00CB6CC1">
          <w:t xml:space="preserve">. Simulated tree phenotypes </w:t>
        </w:r>
        <w:commentRangeStart w:id="408"/>
        <w:r w:rsidR="00685D3D">
          <w:t>(Fig. 3</w:t>
        </w:r>
        <w:r w:rsidR="00CB6CC1">
          <w:t>a) produced significant variation in community composition</w:t>
        </w:r>
        <w:r w:rsidR="00A22E62">
          <w:t xml:space="preserve"> in the simulated communities</w:t>
        </w:r>
        <w:r w:rsidR="001F456A">
          <w:t xml:space="preserve"> </w:t>
        </w:r>
        <w:r w:rsidR="00685D3D">
          <w:t>(Fig. 3</w:t>
        </w:r>
        <w:r w:rsidR="00CB6CC1">
          <w:t>b)</w:t>
        </w:r>
        <w:r w:rsidR="00F57691">
          <w:t>.</w:t>
        </w:r>
        <w:r w:rsidR="00A22E62">
          <w:t xml:space="preserve"> </w:t>
        </w:r>
        <w:commentRangeEnd w:id="408"/>
        <w:r>
          <w:rPr>
            <w:rStyle w:val="CommentReference"/>
          </w:rPr>
          <w:commentReference w:id="408"/>
        </w:r>
      </w:ins>
    </w:p>
    <w:p w14:paraId="75ACE1A7" w14:textId="484259D4" w:rsidR="00620254" w:rsidRDefault="005803A2" w:rsidP="004762E0">
      <w:pPr>
        <w:spacing w:line="480" w:lineRule="auto"/>
        <w:ind w:firstLine="720"/>
      </w:pPr>
      <w:commentRangeStart w:id="409"/>
      <w:r>
        <w:t xml:space="preserve">Nestedness of simulated communities increased with the </w:t>
      </w:r>
      <w:commentRangeStart w:id="410"/>
      <w:del w:id="411" w:author="Helen" w:date="2014-02-14T10:52:00Z">
        <w:r>
          <w:delText xml:space="preserve">effect of </w:delText>
        </w:r>
        <w:r w:rsidDel="00D46278">
          <w:delText>genotype</w:delText>
        </w:r>
      </w:del>
      <w:ins w:id="412" w:author="Helen" w:date="2014-02-14T10:52:00Z">
        <w:r w:rsidR="00D46278">
          <w:t>strength of selection?</w:t>
        </w:r>
      </w:ins>
      <w:ins w:id="413" w:author="Helen" w:date="2014-02-14T15:35:00Z">
        <w:r>
          <w:t>.</w:t>
        </w:r>
        <w:r w:rsidR="00A22E62">
          <w:t xml:space="preserve"> </w:t>
        </w:r>
      </w:ins>
      <w:ins w:id="414" w:author="Matthew K. Lau" w:date="2014-02-14T15:35:00Z">
        <w:r>
          <w:t>genotype</w:t>
        </w:r>
        <w:commentRangeEnd w:id="409"/>
        <w:r>
          <w:t>.</w:t>
        </w:r>
        <w:r w:rsidR="00A22E62">
          <w:t xml:space="preserve"> </w:t>
        </w:r>
      </w:ins>
      <w:commentRangeEnd w:id="410"/>
      <w:r w:rsidR="003A0D69">
        <w:rPr>
          <w:rStyle w:val="CommentReference"/>
          <w:vanish/>
        </w:rPr>
        <w:commentReference w:id="409"/>
      </w:r>
      <w:ins w:id="415" w:author="Matthew K. Lau" w:date="2014-02-14T15:35:00Z">
        <w:r w:rsidR="0081169B">
          <w:rPr>
            <w:rStyle w:val="CommentReference"/>
            <w:vanish/>
          </w:rPr>
          <w:commentReference w:id="410"/>
        </w:r>
      </w:ins>
      <w:ins w:id="416" w:author="Todd Wojtowicz" w:date="2014-02-14T15:35:00Z">
        <w:r>
          <w:t>.</w:t>
        </w:r>
        <w:r w:rsidR="00A22E62">
          <w:t xml:space="preserve"> </w:t>
        </w:r>
      </w:ins>
      <w:r>
        <w:t>The va</w:t>
      </w:r>
      <w:r w:rsidR="006A6119">
        <w:t xml:space="preserve">riation of simulated communities increased non-linearly across each of the eight levels of </w:t>
      </w:r>
      <w:ins w:id="417" w:author="Todd Wojtowicz" w:date="2014-02-14T15:35:00Z">
        <w:r w:rsidR="009A1435">
          <w:t>selection</w:t>
        </w:r>
      </w:ins>
      <w:ins w:id="418" w:author="Helen" w:date="2014-02-14T15:35:00Z">
        <w:r w:rsidR="009A1435">
          <w:t>selection</w:t>
        </w:r>
      </w:ins>
      <w:ins w:id="419" w:author="Dana Ikeda" w:date="2014-02-14T15:30:00Z">
        <w:r w:rsidR="009A1435">
          <w:t>selection</w:t>
        </w:r>
      </w:ins>
      <w:ins w:id="420" w:author="Hillary Cooper" w:date="2014-02-13T14:39:00Z">
        <w:r w:rsidR="009A1435">
          <w:t>selection</w:t>
        </w:r>
      </w:ins>
      <w:del w:id="421" w:author="Matthew K. Lau" w:date="2014-02-12T13:04:00Z">
        <w:r w:rsidR="006A6119">
          <w:delText xml:space="preserve">community level </w:delText>
        </w:r>
      </w:del>
      <w:del w:id="422" w:author="Matthew K. Lau" w:date="2014-02-12T17:59:00Z">
        <w:r w:rsidR="006A6119">
          <w:delText>effect</w:delText>
        </w:r>
      </w:del>
      <w:del w:id="423" w:author="Matthew K. Lau" w:date="2014-02-12T13:04:00Z">
        <w:r w:rsidR="006A6119">
          <w:delText>effect</w:delText>
        </w:r>
      </w:del>
      <w:ins w:id="424" w:author="Matthew K. Lau" w:date="2014-02-12T13:04:00Z">
        <w:r w:rsidR="009A1435">
          <w:t>selection (i.e., the magnitude</w:t>
        </w:r>
      </w:ins>
      <w:r w:rsidR="009A1435">
        <w:t xml:space="preserve"> of </w:t>
      </w:r>
      <w:ins w:id="425" w:author="Matthew K. Lau" w:date="2014-02-12T13:04:00Z">
        <w:r w:rsidR="009A1435">
          <w:t xml:space="preserve">the </w:t>
        </w:r>
      </w:ins>
      <w:r w:rsidR="009A1435">
        <w:t xml:space="preserve">genetic </w:t>
      </w:r>
      <w:ins w:id="426" w:author="Todd Wojtowicz" w:date="2014-02-14T15:35:00Z">
        <w:r w:rsidR="009A1435">
          <w:t>effect</w:t>
        </w:r>
      </w:ins>
      <w:ins w:id="427" w:author="Helen" w:date="2014-02-14T15:35:00Z">
        <w:r w:rsidR="009A1435">
          <w:t>effect</w:t>
        </w:r>
      </w:ins>
      <w:ins w:id="428" w:author="Dana Ikeda" w:date="2014-02-14T15:30:00Z">
        <w:r w:rsidR="009A1435">
          <w:t>effect</w:t>
        </w:r>
      </w:ins>
      <w:ins w:id="429" w:author="Hillary Cooper" w:date="2014-02-13T14:39:00Z">
        <w:r w:rsidR="009A1435">
          <w:t>effect</w:t>
        </w:r>
      </w:ins>
      <w:del w:id="430" w:author="Matthew K. Lau" w:date="2014-02-12T17:59:00Z">
        <w:r w:rsidR="006A6119">
          <w:delText>variation</w:delText>
        </w:r>
      </w:del>
      <w:del w:id="431" w:author="Matthew K. Lau" w:date="2014-02-12T13:04:00Z">
        <w:r w:rsidR="006A6119">
          <w:delText>variation</w:delText>
        </w:r>
      </w:del>
      <w:ins w:id="432" w:author="Matthew K. Lau" w:date="2014-02-12T13:04:00Z">
        <w:r w:rsidR="009A1435">
          <w:t>effect) on nestedness</w:t>
        </w:r>
      </w:ins>
      <w:r w:rsidR="009A1435">
        <w:t xml:space="preserve"> </w:t>
      </w:r>
      <w:commentRangeStart w:id="433"/>
      <w:r w:rsidR="00A7734C">
        <w:t>(</w:t>
      </w:r>
      <w:r w:rsidR="00C05150">
        <w:t xml:space="preserve">Fig. </w:t>
      </w:r>
      <w:del w:id="434" w:author="Matthew K. Lau" w:date="2014-02-14T15:35:00Z">
        <w:r w:rsidR="00C05150">
          <w:delText>33</w:delText>
        </w:r>
      </w:del>
      <w:del w:id="435" w:author="Matthew K. Lau" w:date="2014-02-14T15:30:00Z">
        <w:r w:rsidR="00C05150">
          <w:delText>3</w:delText>
        </w:r>
      </w:del>
      <w:del w:id="436" w:author="Matthew K. Lau" w:date="2014-02-13T14:39:00Z">
        <w:r w:rsidR="00C05150">
          <w:delText>3</w:delText>
        </w:r>
      </w:del>
      <w:ins w:id="437" w:author="Matthew K. Lau" w:date="2014-02-12T13:04:00Z">
        <w:r w:rsidR="00AF14BF">
          <w:t>4</w:t>
        </w:r>
        <w:r w:rsidR="00A7734C">
          <w:t>)</w:t>
        </w:r>
        <w:r w:rsidR="00164A41">
          <w:t>.</w:t>
        </w:r>
        <w:r w:rsidR="004762E0">
          <w:t xml:space="preserve"> </w:t>
        </w:r>
        <w:commentRangeEnd w:id="433"/>
        <w:r w:rsidR="005B18C3">
          <w:rPr>
            <w:rStyle w:val="CommentReference"/>
          </w:rPr>
          <w:commentReference w:id="433"/>
        </w:r>
      </w:ins>
      <w:del w:id="438" w:author="Matthew K. Lau" w:date="2014-02-12T17:59:00Z">
        <w:r w:rsidR="004762E0">
          <w:delText xml:space="preserve">The </w:delText>
        </w:r>
      </w:del>
      <w:ins w:id="439" w:author="Matthew K. Lau" w:date="2014-02-12T13:04:00Z">
        <w:r w:rsidR="004762E0">
          <w:t>The</w:t>
        </w:r>
        <w:r w:rsidR="00C05150">
          <w:t>3</w:t>
        </w:r>
        <w:r w:rsidR="00A7734C">
          <w:t>)</w:t>
        </w:r>
        <w:r w:rsidR="00164A41">
          <w:t>.</w:t>
        </w:r>
        <w:r w:rsidR="004762E0">
          <w:t xml:space="preserve"> </w:t>
        </w:r>
        <w:r w:rsidR="0019036E">
          <w:t>Note that t</w:t>
        </w:r>
        <w:r w:rsidR="004762E0">
          <w:t>he</w:t>
        </w:r>
      </w:ins>
      <w:ins w:id="440" w:author="Matthew K. Lau" w:date="2014-02-12T17:59:00Z">
        <w:r w:rsidR="004762E0">
          <w:t xml:space="preserve"> </w:t>
        </w:r>
      </w:ins>
      <w:r w:rsidR="004762E0">
        <w:t>non-linear</w:t>
      </w:r>
      <w:del w:id="441" w:author="Matthew K. Lau" w:date="2014-02-12T13:04:00Z">
        <w:r w:rsidR="004762E0">
          <w:delText xml:space="preserve"> trend</w:delText>
        </w:r>
      </w:del>
      <w:ins w:id="442" w:author="Matthew K. Lau" w:date="2014-02-12T13:04:00Z">
        <w:r w:rsidR="00D020D7">
          <w:t>, exponential</w:t>
        </w:r>
        <w:r w:rsidR="00A24F4C">
          <w:t>,</w:t>
        </w:r>
        <w:r w:rsidR="004762E0">
          <w:t xml:space="preserve"> trend</w:t>
        </w:r>
        <w:r w:rsidR="00D020D7">
          <w:t xml:space="preserve"> in the effect of selection</w:t>
        </w:r>
      </w:ins>
      <w:r w:rsidR="00D020D7">
        <w:t xml:space="preserve"> </w:t>
      </w:r>
      <w:r w:rsidR="004762E0">
        <w:t>was the result of the power scaling of the co-efficient that determines selection.</w:t>
      </w:r>
      <w:r w:rsidR="00164A41">
        <w:t xml:space="preserve"> </w:t>
      </w:r>
    </w:p>
    <w:p w14:paraId="4B76EAA8" w14:textId="06A7F2FF"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commentRangeStart w:id="443"/>
      <w:r w:rsidR="00620254" w:rsidRPr="000534BA">
        <w:t>robustness</w:t>
      </w:r>
      <w:commentRangeEnd w:id="443"/>
      <w:ins w:id="444" w:author="Todd Wojtowicz" w:date="2014-02-14T09:49:00Z">
        <w:r w:rsidR="003A0D69">
          <w:t xml:space="preserve"> – You might want to give quick, parenthetical </w:t>
        </w:r>
      </w:ins>
      <w:ins w:id="445" w:author="Todd Wojtowicz" w:date="2014-02-14T09:50:00Z">
        <w:r w:rsidR="003A0D69">
          <w:t>definition</w:t>
        </w:r>
      </w:ins>
      <w:ins w:id="446" w:author="Todd Wojtowicz" w:date="2014-02-14T09:49:00Z">
        <w:r w:rsidR="003A0D69">
          <w:t xml:space="preserve"> of </w:t>
        </w:r>
      </w:ins>
      <w:ins w:id="447" w:author="Todd Wojtowicz" w:date="2014-02-14T09:50:00Z">
        <w:r w:rsidR="003A0D69">
          <w:t>network</w:t>
        </w:r>
      </w:ins>
      <w:ins w:id="448" w:author="Todd Wojtowicz" w:date="2014-02-14T09:49:00Z">
        <w:r w:rsidR="003A0D69">
          <w:t xml:space="preserve"> robustness</w:t>
        </w:r>
      </w:ins>
      <w:ins w:id="449" w:author="Todd Wojtowicz" w:date="2014-02-14T15:35:00Z">
        <w:r w:rsidR="000534BA">
          <w:t>.</w:t>
        </w:r>
      </w:ins>
      <w:del w:id="450" w:author="Matthew K. Lau" w:date="2014-02-14T15:30:00Z">
        <w:r w:rsidR="000534BA">
          <w:delText>.</w:delText>
        </w:r>
      </w:del>
      <w:ins w:id="451" w:author="Hillary Cooper" w:date="2014-02-13T14:39:00Z">
        <w:r w:rsidR="0081169B">
          <w:rPr>
            <w:rStyle w:val="CommentReference"/>
            <w:vanish/>
          </w:rPr>
          <w:commentReference w:id="443"/>
        </w:r>
        <w:r w:rsidR="000534BA">
          <w:t>.</w:t>
        </w:r>
      </w:ins>
      <w:ins w:id="452" w:author="Thomas Whitham" w:date="2014-02-11T17:04:00Z">
        <w:r w:rsidR="005B18C3">
          <w:t xml:space="preserve">; in other words </w:t>
        </w:r>
        <w:commentRangeStart w:id="453"/>
        <w:r w:rsidR="005B18C3">
          <w:t>…</w:t>
        </w:r>
        <w:commentRangeEnd w:id="453"/>
        <w:r w:rsidR="005B18C3">
          <w:rPr>
            <w:rStyle w:val="CommentReference"/>
          </w:rPr>
          <w:commentReference w:id="453"/>
        </w:r>
        <w:r w:rsidR="005B18C3">
          <w:t>.</w:t>
        </w:r>
      </w:ins>
      <w:ins w:id="454" w:author="Matthew K. Lau" w:date="2014-02-12T17:59:00Z">
        <w:r w:rsidR="000534BA">
          <w:t>.</w:t>
        </w:r>
      </w:ins>
      <w:ins w:id="455" w:author="Thomas Whitham" w:date="2014-02-11T17:04:00Z">
        <w:r w:rsidR="005B18C3">
          <w:t>.</w:t>
        </w:r>
      </w:ins>
      <w:ins w:id="456" w:author="Matthew K. Lau" w:date="2014-02-12T13:04:00Z">
        <w:r w:rsidR="000534BA">
          <w:t>.</w:t>
        </w:r>
      </w:ins>
      <w:del w:id="457" w:author="Matthew K. Lau" w:date="2014-02-12T13:04:00Z">
        <w:r w:rsidR="000534BA">
          <w:delText>.</w:delText>
        </w:r>
      </w:del>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 xml:space="preserve">(Pielou’s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w:t>
      </w:r>
      <w:ins w:id="458" w:author="Todd Wojtowicz" w:date="2014-02-14T15:35:00Z">
        <w:r w:rsidR="004347CB">
          <w:t>&lt;&lt;&lt;</w:t>
        </w:r>
      </w:ins>
      <w:ins w:id="459" w:author="Todd Wojtowicz" w:date="2014-02-14T09:51:00Z">
        <w:r w:rsidR="003A0D69">
          <w:t>&lt;&lt;&lt;&lt;&lt;&lt;&lt;&lt;&lt;&lt;&lt;&lt;&lt;&lt;&lt;&lt;&lt;&lt;&lt;</w:t>
        </w:r>
      </w:ins>
      <w:del w:id="460" w:author="Todd Wojtowicz" w:date="2014-02-14T15:35:00Z">
        <w:r w:rsidR="004347CB">
          <w:delText>&lt;&lt;&lt;</w:delText>
        </w:r>
      </w:del>
      <w:r w:rsidR="004347CB">
        <w:t xml:space="preserve"> 0.001</w:t>
      </w:r>
      <w:r w:rsidR="008920E0">
        <w:t xml:space="preserve">; Fig. </w:t>
      </w:r>
      <w:ins w:id="461" w:author="Todd Wojtowicz" w:date="2014-02-14T15:35:00Z">
        <w:r w:rsidR="008920E0">
          <w:t>4</w:t>
        </w:r>
      </w:ins>
      <w:ins w:id="462" w:author="Helen" w:date="2014-02-14T15:35:00Z">
        <w:r w:rsidR="008920E0">
          <w:t>4</w:t>
        </w:r>
      </w:ins>
      <w:ins w:id="463" w:author="Dana Ikeda" w:date="2014-02-14T15:30:00Z">
        <w:r w:rsidR="008920E0">
          <w:t>4</w:t>
        </w:r>
      </w:ins>
      <w:ins w:id="464" w:author="Hillary Cooper" w:date="2014-02-13T14:39:00Z">
        <w:r w:rsidR="008920E0">
          <w:t>4</w:t>
        </w:r>
      </w:ins>
      <w:del w:id="465" w:author="Matthew K. Lau" w:date="2014-02-12T17:59:00Z">
        <w:r w:rsidR="00727372">
          <w:delText>5</w:delText>
        </w:r>
      </w:del>
      <w:del w:id="466" w:author="Matthew K. Lau" w:date="2014-02-12T13:04:00Z">
        <w:r w:rsidR="00727372">
          <w:delText>5</w:delText>
        </w:r>
      </w:del>
      <w:ins w:id="467" w:author="Matthew K. Lau" w:date="2014-02-12T13:04:00Z">
        <w:r w:rsidR="008920E0">
          <w:t>4</w:t>
        </w:r>
      </w:ins>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commentRangeStart w:id="468"/>
      <w:r w:rsidR="003B5758" w:rsidRPr="003B5758">
        <w:t xml:space="preserve">more </w:t>
      </w:r>
      <w:commentRangeStart w:id="469"/>
      <w:r w:rsidR="003B5758" w:rsidRPr="003B5758">
        <w:t>susceptible</w:t>
      </w:r>
      <w:commentRangeEnd w:id="469"/>
      <w:r w:rsidR="008575B1">
        <w:rPr>
          <w:rStyle w:val="CommentReference"/>
          <w:vanish/>
        </w:rPr>
        <w:commentReference w:id="469"/>
      </w:r>
      <w:r w:rsidR="003B5758" w:rsidRPr="003B5758">
        <w:t xml:space="preserve"> to removals overall</w:t>
      </w:r>
      <w:commentRangeEnd w:id="468"/>
      <w:r w:rsidR="00D46278">
        <w:rPr>
          <w:rStyle w:val="CommentReference"/>
        </w:rPr>
        <w:commentReference w:id="468"/>
      </w:r>
      <w:r w:rsidR="003B5758" w:rsidRPr="003B5758">
        <w:t xml:space="preserve">, but this susceptibility </w:t>
      </w:r>
      <w:r w:rsidR="00DC639F">
        <w:t xml:space="preserve">was </w:t>
      </w:r>
      <w:r w:rsidR="003B5758" w:rsidRPr="003B5758">
        <w:t xml:space="preserve">driven by the species abundances and not the effect of </w:t>
      </w:r>
      <w:commentRangeStart w:id="470"/>
      <w:r w:rsidR="003B5758" w:rsidRPr="003B5758">
        <w:t>genotype</w:t>
      </w:r>
      <w:commentRangeEnd w:id="470"/>
      <w:r w:rsidR="006533DA">
        <w:rPr>
          <w:rStyle w:val="CommentReference"/>
        </w:rPr>
        <w:commentReference w:id="470"/>
      </w:r>
      <w:r w:rsidR="003B5758" w:rsidRPr="003B5758">
        <w:t xml:space="preserv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commentRangeStart w:id="471"/>
      <w:r w:rsidR="00F17C0F">
        <w:t xml:space="preserve"> to </w:t>
      </w:r>
      <w:commentRangeEnd w:id="471"/>
      <w:r w:rsidR="0081169B">
        <w:rPr>
          <w:rStyle w:val="CommentReference"/>
          <w:vanish/>
        </w:rPr>
        <w:commentReference w:id="471"/>
      </w:r>
      <w:commentRangeStart w:id="472"/>
      <w:r w:rsidR="00C87FEF">
        <w:t>fluctuations</w:t>
      </w:r>
      <w:commentRangeEnd w:id="472"/>
      <w:r w:rsidR="008575B1">
        <w:rPr>
          <w:rStyle w:val="CommentReference"/>
          <w:vanish/>
        </w:rPr>
        <w:commentReference w:id="472"/>
      </w:r>
      <w:r w:rsidR="008D08DD">
        <w:t xml:space="preserve"> in the foundation species</w:t>
      </w:r>
      <w:del w:id="473" w:author="Matthew K. Lau" w:date="2014-02-14T15:30:00Z">
        <w:r w:rsidR="008D08DD">
          <w:delText>.</w:delText>
        </w:r>
      </w:del>
      <w:ins w:id="474" w:author="Hillary Cooper" w:date="2014-02-13T11:37:00Z">
        <w:r w:rsidR="0081169B">
          <w:t xml:space="preserve"> abundances? genotype composition?</w:t>
        </w:r>
      </w:ins>
      <w:ins w:id="475" w:author="Hillary Cooper" w:date="2014-02-13T14:39:00Z">
        <w:r w:rsidR="008D08DD">
          <w:t>.</w:t>
        </w:r>
      </w:ins>
      <w:del w:id="476" w:author="Hillary Cooper" w:date="2014-02-13T14:39:00Z">
        <w:r w:rsidR="008D08DD">
          <w:delText>.</w:delText>
        </w:r>
      </w:del>
    </w:p>
    <w:p w14:paraId="12D00403" w14:textId="7C61943D" w:rsidR="00D931B3" w:rsidRPr="00B5185B" w:rsidRDefault="002D2CC7" w:rsidP="00B5185B">
      <w:pPr>
        <w:spacing w:line="480" w:lineRule="auto"/>
        <w:rPr>
          <w:b/>
        </w:rPr>
      </w:pPr>
      <w:r w:rsidRPr="00B5185B">
        <w:rPr>
          <w:b/>
        </w:rPr>
        <w:t>Discussion</w:t>
      </w:r>
    </w:p>
    <w:p w14:paraId="7B6F6FFC" w14:textId="7735B00D" w:rsidR="00432150" w:rsidRDefault="00432150" w:rsidP="00307D20">
      <w:pPr>
        <w:spacing w:line="480" w:lineRule="auto"/>
        <w:rPr>
          <w:del w:id="477" w:author="Matthew K. Lau" w:date="2014-02-12T13:04:00Z"/>
          <w:i/>
        </w:rPr>
      </w:pPr>
      <w:del w:id="478" w:author="Matthew K. Lau" w:date="2014-02-12T13:04:00Z">
        <w:r>
          <w:delText xml:space="preserve">From the introduction: </w:delText>
        </w:r>
        <w:r w:rsidR="00117ABB">
          <w:delText xml:space="preserve">h1) </w:delText>
        </w:r>
        <w:r>
          <w:delText xml:space="preserve">ow genetic diversity impacts ecological communities and </w:delText>
        </w:r>
        <w:r w:rsidR="00117ABB">
          <w:delText xml:space="preserve">2) </w:delText>
        </w:r>
        <w:r>
          <w:delText>how selection acts on species interactions in complex communities.</w:delText>
        </w:r>
      </w:del>
    </w:p>
    <w:p w14:paraId="54DA8375" w14:textId="40212D75" w:rsidR="006366FF" w:rsidRPr="006366FF" w:rsidRDefault="006366FF" w:rsidP="00307D20">
      <w:pPr>
        <w:spacing w:line="480" w:lineRule="auto"/>
        <w:rPr>
          <w:del w:id="479" w:author="Matthew K. Lau" w:date="2014-02-12T13:04:00Z"/>
          <w:i/>
        </w:rPr>
      </w:pPr>
      <w:del w:id="480" w:author="Matthew K. Lau" w:date="2014-02-12T13:04:00Z">
        <w:r>
          <w:rPr>
            <w:i/>
          </w:rPr>
          <w:delText>Nestendess</w:delText>
        </w:r>
        <w:r w:rsidR="00EA7F8D">
          <w:rPr>
            <w:i/>
          </w:rPr>
          <w:delText xml:space="preserve"> within nestedness</w:delText>
        </w:r>
        <w:r>
          <w:rPr>
            <w:i/>
          </w:rPr>
          <w:delText>: A</w:delText>
        </w:r>
        <w:r w:rsidRPr="006366FF">
          <w:rPr>
            <w:i/>
          </w:rPr>
          <w:delText xml:space="preserve">n overlooked benefit of genetic </w:delText>
        </w:r>
        <w:commentRangeStart w:id="481"/>
        <w:commentRangeStart w:id="482"/>
        <w:commentRangeStart w:id="483"/>
        <w:r>
          <w:rPr>
            <w:i/>
          </w:rPr>
          <w:delText>diversity</w:delText>
        </w:r>
        <w:commentRangeEnd w:id="481"/>
        <w:r w:rsidR="00C40E9D">
          <w:rPr>
            <w:rStyle w:val="CommentReference"/>
          </w:rPr>
          <w:commentReference w:id="481"/>
        </w:r>
        <w:commentRangeEnd w:id="482"/>
        <w:commentRangeEnd w:id="483"/>
        <w:r w:rsidR="00A96620">
          <w:rPr>
            <w:rStyle w:val="CommentReference"/>
          </w:rPr>
          <w:commentReference w:id="482"/>
        </w:r>
        <w:r w:rsidR="003B72E9">
          <w:rPr>
            <w:rStyle w:val="CommentReference"/>
          </w:rPr>
          <w:commentReference w:id="483"/>
        </w:r>
      </w:del>
    </w:p>
    <w:p w14:paraId="71E4D29A" w14:textId="02104AD1" w:rsidR="00007C8B" w:rsidRDefault="001818BB" w:rsidP="00307D20">
      <w:pPr>
        <w:spacing w:line="480" w:lineRule="auto"/>
        <w:rPr>
          <w:del w:id="484" w:author="Matthew K. Lau" w:date="2014-02-12T13:04:00Z"/>
        </w:rPr>
      </w:pPr>
      <w:del w:id="485" w:author="Matthew K. Lau" w:date="2014-02-12T13:04:00Z">
        <w:r>
          <w:delText xml:space="preserve">Empirical </w:delText>
        </w:r>
        <w:commentRangeStart w:id="486"/>
        <w:r>
          <w:delText>results</w:delText>
        </w:r>
        <w:commentRangeEnd w:id="486"/>
        <w:r w:rsidR="00197A18">
          <w:rPr>
            <w:rStyle w:val="CommentReference"/>
          </w:rPr>
          <w:commentReference w:id="486"/>
        </w:r>
        <w:r>
          <w:delText>.</w:delText>
        </w:r>
      </w:del>
    </w:p>
    <w:p w14:paraId="4612EAB3" w14:textId="037DBE1F" w:rsidR="001818BB" w:rsidRPr="001818BB" w:rsidRDefault="005544AE" w:rsidP="00307D20">
      <w:pPr>
        <w:spacing w:line="480" w:lineRule="auto"/>
        <w:rPr>
          <w:del w:id="487" w:author="Matthew K. Lau" w:date="2014-02-12T13:04:00Z"/>
        </w:rPr>
      </w:pPr>
      <w:del w:id="488" w:author="Matthew K. Lau" w:date="2014-02-12T13:04:00Z">
        <w:r>
          <w:delText xml:space="preserve">Selection as a </w:delText>
        </w:r>
        <w:r w:rsidR="00FF7A16">
          <w:delText xml:space="preserve">specificity and </w:delText>
        </w:r>
        <w:r>
          <w:delText>module breaking process.</w:delText>
        </w:r>
      </w:del>
    </w:p>
    <w:p w14:paraId="2AFEB46E" w14:textId="681D0178" w:rsidR="00A86098" w:rsidRPr="00940012" w:rsidRDefault="00A86098" w:rsidP="00307D20">
      <w:pPr>
        <w:spacing w:line="480" w:lineRule="auto"/>
        <w:rPr>
          <w:del w:id="489" w:author="Matthew K. Lau" w:date="2014-02-12T13:04:00Z"/>
          <w:i/>
        </w:rPr>
      </w:pPr>
      <w:del w:id="490" w:author="Matthew K. Lau" w:date="2014-02-12T13:04:00Z">
        <w:r w:rsidRPr="00AD2C0E">
          <w:rPr>
            <w:i/>
          </w:rPr>
          <w:delText xml:space="preserve">Reality </w:delText>
        </w:r>
        <w:commentRangeStart w:id="491"/>
        <w:r w:rsidRPr="00AD2C0E">
          <w:rPr>
            <w:i/>
          </w:rPr>
          <w:delText>Check</w:delText>
        </w:r>
        <w:commentRangeEnd w:id="491"/>
        <w:r w:rsidR="00473E86">
          <w:rPr>
            <w:rStyle w:val="CommentReference"/>
          </w:rPr>
          <w:commentReference w:id="491"/>
        </w:r>
      </w:del>
    </w:p>
    <w:p w14:paraId="4293A2DD" w14:textId="03097F9E" w:rsidR="00007C8B" w:rsidRDefault="00AD2C0E" w:rsidP="00307D20">
      <w:pPr>
        <w:spacing w:line="480" w:lineRule="auto"/>
        <w:rPr>
          <w:del w:id="492" w:author="Matthew K. Lau" w:date="2014-02-12T13:04:00Z"/>
        </w:rPr>
      </w:pPr>
      <w:del w:id="493" w:author="Matthew K. Lau" w:date="2014-02-12T13:04:00Z">
        <w:r>
          <w:rPr>
            <w:rStyle w:val="CommentReference"/>
          </w:rPr>
          <w:commentReference w:id="494"/>
        </w:r>
      </w:del>
    </w:p>
    <w:p w14:paraId="49A8BC07" w14:textId="1C3104F6" w:rsidR="00AD2C0E" w:rsidRDefault="00AD2C0E" w:rsidP="00307D20">
      <w:pPr>
        <w:spacing w:line="480" w:lineRule="auto"/>
        <w:rPr>
          <w:del w:id="495" w:author="Matthew K. Lau" w:date="2014-02-12T13:04:00Z"/>
        </w:rPr>
      </w:pPr>
      <w:del w:id="496" w:author="Matthew K. Lau" w:date="2014-02-12T13:04:00Z">
        <w:r>
          <w:delText xml:space="preserve">How does this apply to real </w:delText>
        </w:r>
        <w:commentRangeStart w:id="497"/>
        <w:commentRangeStart w:id="498"/>
        <w:r>
          <w:delText>systems</w:delText>
        </w:r>
        <w:commentRangeEnd w:id="497"/>
        <w:r w:rsidR="001B38D9">
          <w:rPr>
            <w:rStyle w:val="CommentReference"/>
          </w:rPr>
          <w:commentReference w:id="497"/>
        </w:r>
        <w:commentRangeEnd w:id="498"/>
        <w:r w:rsidR="003F39CC">
          <w:rPr>
            <w:rStyle w:val="CommentReference"/>
          </w:rPr>
          <w:commentReference w:id="498"/>
        </w:r>
        <w:r>
          <w:delText xml:space="preserve">? </w:delText>
        </w:r>
      </w:del>
    </w:p>
    <w:p w14:paraId="2476EBDA" w14:textId="4F3260F5" w:rsidR="00026830" w:rsidRDefault="00A53792" w:rsidP="00307D20">
      <w:pPr>
        <w:spacing w:line="480" w:lineRule="auto"/>
        <w:rPr>
          <w:ins w:id="499" w:author="Matthew K. Lau" w:date="2014-02-12T13:04:00Z"/>
        </w:rPr>
      </w:pPr>
      <w:del w:id="500" w:author="Matthew K. Lau" w:date="2014-02-12T13:04:00Z">
        <w:r>
          <w:delTex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delText>
        </w:r>
      </w:del>
      <w:ins w:id="501" w:author="Matthew K. Lau" w:date="2014-02-12T13:04:00Z">
        <w:r w:rsidR="007C6EF3">
          <w:t>The hypothesis that intraspecific variation contributes to nestedness in genotype-species networks was supported. The empirical genotype-species network of cottonwood genotypes and canopy arthropods was significantly nested, using the most conservative null model. In addition, simulations of genotype</w:t>
        </w:r>
        <w:del w:id="502" w:author="Helen" w:date="2014-02-14T10:54:00Z">
          <w:r w:rsidR="007C6EF3">
            <w:delText>s</w:delText>
          </w:r>
        </w:del>
        <w:r w:rsidR="007C6EF3">
          <w:t>-species networks showed a strong</w:t>
        </w:r>
      </w:ins>
      <w:ins w:id="503" w:author="Hillary Cooper" w:date="2014-02-13T11:38:00Z">
        <w:r w:rsidR="0081169B">
          <w:t>,</w:t>
        </w:r>
      </w:ins>
      <w:ins w:id="504" w:author="Matthew K. Lau" w:date="2014-02-12T13:04:00Z">
        <w:r w:rsidR="007C6EF3">
          <w:t xml:space="preserve"> positive relationship between the genetic effect of the foundation species </w:t>
        </w:r>
        <w:del w:id="505" w:author="Hillary Cooper" w:date="2014-02-13T11:38:00Z">
          <w:r w:rsidR="007C6EF3">
            <w:delText xml:space="preserve">effect </w:delText>
          </w:r>
        </w:del>
        <w:r w:rsidR="007C6EF3">
          <w:t xml:space="preserve">on the community and nestedness. Our hypothesis that nestedness in </w:t>
        </w:r>
        <w:commentRangeStart w:id="506"/>
        <w:r w:rsidR="007C6EF3">
          <w:t>genotype-species networks would have functional consequences for the robustness of the community was also supported</w:t>
        </w:r>
      </w:ins>
      <w:commentRangeEnd w:id="506"/>
      <w:r w:rsidR="00947883">
        <w:rPr>
          <w:rStyle w:val="CommentReference"/>
          <w:vanish/>
        </w:rPr>
        <w:commentReference w:id="506"/>
      </w:r>
      <w:ins w:id="507" w:author="Matthew K. Lau" w:date="2014-02-12T13:04:00Z">
        <w:r w:rsidR="007C6EF3">
          <w:t xml:space="preserve">, but only when a </w:t>
        </w:r>
        <w:r w:rsidR="001668B5">
          <w:t>realistically diverse</w:t>
        </w:r>
        <w:r w:rsidR="007C6EF3">
          <w:t xml:space="preserve"> distribution of species total abundances was used. </w:t>
        </w:r>
        <w:r w:rsidR="006215CF">
          <w:t xml:space="preserve">These results have important implications for both the effect of genetic variation on </w:t>
        </w:r>
        <w:r w:rsidR="0009655C">
          <w:t xml:space="preserve">community dynamics and </w:t>
        </w:r>
        <w:r w:rsidR="00810DE9">
          <w:t>the evolution</w:t>
        </w:r>
        <w:r w:rsidR="0009655C">
          <w:t xml:space="preserve"> </w:t>
        </w:r>
        <w:r w:rsidR="00810DE9">
          <w:t xml:space="preserve">of </w:t>
        </w:r>
        <w:r w:rsidR="0009655C">
          <w:t>ecological networks.</w:t>
        </w:r>
      </w:ins>
    </w:p>
    <w:p w14:paraId="2CD7BA37" w14:textId="77777777" w:rsidR="00FA4CD7" w:rsidRDefault="00FA4CD7" w:rsidP="00307D20">
      <w:pPr>
        <w:spacing w:line="480" w:lineRule="auto"/>
        <w:rPr>
          <w:ins w:id="508" w:author="Matthew K. Lau" w:date="2014-02-12T13:04:00Z"/>
          <w:i/>
        </w:rPr>
      </w:pPr>
    </w:p>
    <w:p w14:paraId="03231434" w14:textId="3DBE8188" w:rsidR="007C6EF3" w:rsidRPr="00026830" w:rsidRDefault="00165A43" w:rsidP="00307D20">
      <w:pPr>
        <w:spacing w:line="480" w:lineRule="auto"/>
        <w:rPr>
          <w:ins w:id="509" w:author="Matthew K. Lau" w:date="2014-02-12T13:04:00Z"/>
          <w:i/>
        </w:rPr>
      </w:pPr>
      <w:ins w:id="510" w:author="Matthew K. Lau" w:date="2014-02-12T13:04:00Z">
        <w:r>
          <w:rPr>
            <w:i/>
          </w:rPr>
          <w:t xml:space="preserve">Nestedness </w:t>
        </w:r>
        <w:r w:rsidR="00A10C93">
          <w:rPr>
            <w:i/>
          </w:rPr>
          <w:t>and the effects of genetic diversity</w:t>
        </w:r>
      </w:ins>
    </w:p>
    <w:p w14:paraId="1541B295" w14:textId="5A3D7AA3" w:rsidR="00F6078D" w:rsidRDefault="000E4EB9" w:rsidP="00537D24">
      <w:pPr>
        <w:spacing w:line="480" w:lineRule="auto"/>
        <w:rPr>
          <w:ins w:id="511" w:author="Matthew K. Lau" w:date="2014-02-12T13:04:00Z"/>
        </w:rPr>
      </w:pPr>
      <w:ins w:id="512" w:author="Matthew K. Lau" w:date="2014-02-12T13:04:00Z">
        <w:r>
          <w:tab/>
        </w:r>
        <w:r w:rsidR="00575C10">
          <w:t xml:space="preserve">The finding that genotypic </w:t>
        </w:r>
        <w:r w:rsidR="009B404D">
          <w:t xml:space="preserve">variation </w:t>
        </w:r>
        <w:r w:rsidR="00575C10">
          <w:t xml:space="preserve">among individuals of a foundation species leads to nested genotype-species networks </w:t>
        </w:r>
        <w:r w:rsidR="009B404D">
          <w:t xml:space="preserve">suggests an overlooked effect of genetic diversity. </w:t>
        </w:r>
        <w:r w:rsidR="002E546B">
          <w:t xml:space="preserve">Previously, </w:t>
        </w:r>
        <w:r w:rsidR="00F86216">
          <w:t>Wimp et al. (2005) showed that increased genetic diversity in stands of cottonwoods (</w:t>
        </w:r>
        <w:r w:rsidR="00F86216" w:rsidRPr="00F86216">
          <w:rPr>
            <w:i/>
          </w:rPr>
          <w:t xml:space="preserve">Populus </w:t>
        </w:r>
        <w:r w:rsidR="00F86216">
          <w:t>spp.) was correlated wi</w:t>
        </w:r>
        <w:r w:rsidR="002E546B">
          <w:t>th increased</w:t>
        </w:r>
      </w:ins>
      <w:ins w:id="513" w:author="Hillary Cooper" w:date="2014-02-13T11:39:00Z">
        <w:r w:rsidR="0081169B">
          <w:t xml:space="preserve"> arthropod</w:t>
        </w:r>
      </w:ins>
      <w:ins w:id="514" w:author="Matthew K. Lau" w:date="2014-02-12T13:04:00Z">
        <w:r w:rsidR="002E546B">
          <w:t xml:space="preserve"> species diversity, which was demonstrated </w:t>
        </w:r>
        <w:r w:rsidR="00AA3E61">
          <w:t>experimentally</w:t>
        </w:r>
        <w:r w:rsidR="002E546B">
          <w:t xml:space="preserve"> by </w:t>
        </w:r>
        <w:r>
          <w:t>Crutsinger et al. (</w:t>
        </w:r>
        <w:r w:rsidR="00832FC4">
          <w:t>2006</w:t>
        </w:r>
        <w:r>
          <w:t xml:space="preserve">) </w:t>
        </w:r>
        <w:r w:rsidR="002E546B">
          <w:t xml:space="preserve">with </w:t>
        </w:r>
        <w:r>
          <w:t xml:space="preserve">arthropod communities associated with </w:t>
        </w:r>
        <w:r w:rsidRPr="000E4EB9">
          <w:rPr>
            <w:i/>
          </w:rPr>
          <w:t>Solidago canadensis</w:t>
        </w:r>
        <w:r>
          <w:t xml:space="preserve">. </w:t>
        </w:r>
        <w:r w:rsidR="007A6B35">
          <w:t>Given that the functional consequences of network nestedness that occurs for specie</w:t>
        </w:r>
        <w:r w:rsidR="00E24247">
          <w:t xml:space="preserve">s-species mutualistic networks </w:t>
        </w:r>
        <w:r w:rsidR="007A6B35">
          <w:t xml:space="preserve">applies to genotype-species networks, we would expect more highly nested genotype-species networks to </w:t>
        </w:r>
        <w:del w:id="515" w:author="Dana Ikeda" w:date="2014-02-13T19:20:00Z">
          <w:r w:rsidR="007A6B35">
            <w:delText xml:space="preserve">also </w:delText>
          </w:r>
        </w:del>
        <w:r w:rsidR="007A6B35">
          <w:t xml:space="preserve">be more stable </w:t>
        </w:r>
        <w:r w:rsidR="00E24247">
          <w:t xml:space="preserve">and </w:t>
        </w:r>
        <w:del w:id="516" w:author="Dana Ikeda" w:date="2014-02-13T19:20:00Z">
          <w:r w:rsidR="00E24247">
            <w:delText xml:space="preserve">also </w:delText>
          </w:r>
        </w:del>
        <w:r w:rsidR="00E24247">
          <w:t xml:space="preserve">diverse </w:t>
        </w:r>
        <w:r w:rsidR="007A6B35">
          <w:t>than less nested networks.</w:t>
        </w:r>
        <w:r w:rsidR="008E7892">
          <w:t xml:space="preserve"> </w:t>
        </w:r>
      </w:ins>
      <w:ins w:id="517" w:author="Hillary Cooper" w:date="2014-02-13T11:40:00Z">
        <w:r w:rsidR="0081169B">
          <w:t xml:space="preserve">Do you support this claim that nested networks </w:t>
        </w:r>
        <w:r w:rsidR="007C03E5">
          <w:t>are more stable and diverse above? I missed this, but it seems really important</w:t>
        </w:r>
      </w:ins>
      <w:ins w:id="518" w:author="Hillary Cooper" w:date="2014-02-13T11:41:00Z">
        <w:r w:rsidR="007C03E5">
          <w:t xml:space="preserve"> (seems like an Intro point)</w:t>
        </w:r>
      </w:ins>
      <w:ins w:id="519" w:author="Hillary Cooper" w:date="2014-02-13T11:40:00Z">
        <w:r w:rsidR="007C03E5">
          <w:t xml:space="preserve">. </w:t>
        </w:r>
      </w:ins>
      <w:ins w:id="520" w:author="Matthew K. Lau" w:date="2014-02-12T13:04:00Z">
        <w:r w:rsidR="008E7892">
          <w:t>Thus, communit</w:t>
        </w:r>
        <w:r w:rsidR="002832BF">
          <w:t>y diversity and stability arise</w:t>
        </w:r>
        <w:r w:rsidR="008E7892">
          <w:t xml:space="preserve"> not only through </w:t>
        </w:r>
        <w:r w:rsidR="00E36BEE">
          <w:t xml:space="preserve">the </w:t>
        </w:r>
        <w:r w:rsidR="008E7892">
          <w:t xml:space="preserve">genetic similarity </w:t>
        </w:r>
        <w:r w:rsidR="00E36BEE">
          <w:t xml:space="preserve">rule </w:t>
        </w:r>
        <w:r w:rsidR="008E7892">
          <w:t>(Bangert et al. 2006),</w:t>
        </w:r>
      </w:ins>
      <w:ins w:id="521" w:author="Hillary Cooper" w:date="2014-02-13T14:39:00Z">
        <w:r w:rsidR="008E7892">
          <w:t xml:space="preserve"> </w:t>
        </w:r>
      </w:ins>
      <w:ins w:id="522" w:author="Hillary Cooper" w:date="2014-02-13T11:41:00Z">
        <w:r w:rsidR="007C03E5">
          <w:t>but</w:t>
        </w:r>
      </w:ins>
      <w:ins w:id="523" w:author="Matthew K. Lau" w:date="2014-02-12T13:04:00Z">
        <w:r w:rsidR="008E7892">
          <w:t xml:space="preserve"> </w:t>
        </w:r>
        <w:del w:id="524" w:author="Dana Ikeda" w:date="2014-02-14T08:21:00Z">
          <w:r w:rsidR="008E7892">
            <w:delText xml:space="preserve">these functional consequences may also arise </w:delText>
          </w:r>
        </w:del>
      </w:ins>
      <w:del w:id="525" w:author="Matthew K. Lau" w:date="2014-02-14T15:35:00Z">
        <w:r w:rsidR="008E7892">
          <w:delText>fromfrom</w:delText>
        </w:r>
      </w:del>
      <w:del w:id="526" w:author="Dana Ikeda" w:date="2014-02-14T08:21:00Z">
        <w:r w:rsidR="008E7892" w:rsidDel="005D03D3">
          <w:delText>from</w:delText>
        </w:r>
      </w:del>
      <w:ins w:id="527" w:author="Dana Ikeda" w:date="2014-02-14T08:21:00Z">
        <w:r w:rsidR="005D03D3">
          <w:t>through</w:t>
        </w:r>
      </w:ins>
      <w:ins w:id="528" w:author="Matthew K. Lau" w:date="2014-02-12T13:04:00Z">
        <w:r w:rsidR="008E7892">
          <w:t>from the creation of nestedness</w:t>
        </w:r>
        <w:r w:rsidR="00E2120E">
          <w:t xml:space="preserve"> </w:t>
        </w:r>
      </w:ins>
      <w:ins w:id="529" w:author="Dana Ikeda" w:date="2014-02-14T08:21:00Z">
        <w:r w:rsidR="005D03D3">
          <w:t xml:space="preserve">as well, </w:t>
        </w:r>
      </w:ins>
      <w:ins w:id="530" w:author="Matthew K. Lau" w:date="2014-02-12T13:04:00Z">
        <w:del w:id="531" w:author="Hillary Cooper" w:date="2014-02-13T11:42:00Z">
          <w:r w:rsidR="00E2120E">
            <w:delText>which</w:delText>
          </w:r>
        </w:del>
      </w:ins>
      <w:del w:id="532" w:author="Hillary Cooper" w:date="2014-02-13T11:42:00Z">
        <w:r w:rsidR="00E2120E" w:rsidDel="007C03E5">
          <w:delText xml:space="preserve"> </w:delText>
        </w:r>
      </w:del>
      <w:ins w:id="533" w:author="Hillary Cooper" w:date="2014-02-13T11:42:00Z">
        <w:r w:rsidR="007C03E5">
          <w:t>that</w:t>
        </w:r>
      </w:ins>
      <w:ins w:id="534" w:author="Matthew K. Lau" w:date="2014-02-12T13:04:00Z">
        <w:r w:rsidR="00E2120E">
          <w:t xml:space="preserve"> likely functions in a similar way as it d</w:t>
        </w:r>
        <w:r w:rsidR="006577F9">
          <w:t xml:space="preserve">oes in species-species networks. </w:t>
        </w:r>
      </w:ins>
    </w:p>
    <w:p w14:paraId="0142DA73" w14:textId="039692C4" w:rsidR="00026830" w:rsidRPr="006F508E" w:rsidRDefault="0077583E" w:rsidP="00026830">
      <w:pPr>
        <w:spacing w:line="480" w:lineRule="auto"/>
        <w:rPr>
          <w:ins w:id="535" w:author="Matthew K. Lau" w:date="2014-02-12T13:04:00Z"/>
        </w:rPr>
      </w:pPr>
      <w:ins w:id="536" w:author="Matthew K. Lau" w:date="2014-02-12T13:04:00Z">
        <w:r>
          <w:tab/>
        </w:r>
        <w:r w:rsidR="00B474B1">
          <w:t xml:space="preserve">Our study did not explicitly examine the effects of the associated species on the foundation species genotypes or the interactions among </w:t>
        </w:r>
      </w:ins>
      <w:ins w:id="537" w:author="Hillary Cooper" w:date="2014-02-13T11:42:00Z">
        <w:r w:rsidR="007C03E5">
          <w:t xml:space="preserve">dependent? </w:t>
        </w:r>
      </w:ins>
      <w:ins w:id="538" w:author="Matthew K. Lau" w:date="2014-02-12T13:04:00Z">
        <w:r w:rsidR="00B474B1">
          <w:t xml:space="preserve">species. Although we did not quantify these interactions in the empirical model or manipulate them in the simulation experiments, strong asymmetry in interactions between foundation species and associated </w:t>
        </w:r>
        <w:del w:id="539" w:author="Dana Ikeda" w:date="2014-02-14T08:22:00Z">
          <w:r w:rsidR="00B474B1">
            <w:delText xml:space="preserve">species </w:delText>
          </w:r>
        </w:del>
      </w:ins>
      <w:ins w:id="540" w:author="Dana Ikeda" w:date="2014-02-14T08:22:00Z">
        <w:r w:rsidR="005D03D3">
          <w:t xml:space="preserve">community members </w:t>
        </w:r>
      </w:ins>
      <w:ins w:id="541" w:author="Matthew K. Lau" w:date="2014-02-12T13:04:00Z">
        <w:r w:rsidR="00B474B1">
          <w:t xml:space="preserve">defines foundation species (Ellison et al. 2005), thus the potential feedbacks to the foundation species and interactions among species should be relatively small compared to the </w:t>
        </w:r>
      </w:ins>
      <w:del w:id="542" w:author="Matthew K. Lau" w:date="2014-02-14T15:35:00Z">
        <w:r w:rsidR="00B474B1">
          <w:delText>affectaffect</w:delText>
        </w:r>
      </w:del>
      <w:del w:id="543" w:author="Matthew K. Lau" w:date="2014-02-14T15:30:00Z">
        <w:r w:rsidR="00B474B1">
          <w:delText>affect</w:delText>
        </w:r>
      </w:del>
      <w:ins w:id="544" w:author="Hillary Cooper" w:date="2014-02-13T11:43:00Z">
        <w:r w:rsidR="007C03E5">
          <w:t>e</w:t>
        </w:r>
      </w:ins>
      <w:del w:id="545" w:author="Hillary Cooper" w:date="2014-02-13T11:43:00Z">
        <w:r w:rsidR="00B474B1" w:rsidDel="007C03E5">
          <w:delText>a</w:delText>
        </w:r>
      </w:del>
      <w:ins w:id="546" w:author="Hillary Cooper" w:date="2014-02-13T14:39:00Z">
        <w:r w:rsidR="00B474B1">
          <w:t>ffect</w:t>
        </w:r>
      </w:ins>
      <w:ins w:id="547" w:author="Matthew K. Lau" w:date="2014-02-12T13:04:00Z">
        <w:r w:rsidR="00B474B1">
          <w:t>affect of the foundation species on the associated community.</w:t>
        </w:r>
      </w:ins>
    </w:p>
    <w:p w14:paraId="29BA61B1" w14:textId="32313A79" w:rsidR="00934A53" w:rsidRPr="00104A47" w:rsidRDefault="00F43AE5" w:rsidP="00026830">
      <w:pPr>
        <w:spacing w:line="480" w:lineRule="auto"/>
        <w:rPr>
          <w:ins w:id="548" w:author="Matthew K. Lau" w:date="2014-02-12T13:04:00Z"/>
          <w:i/>
        </w:rPr>
      </w:pPr>
      <w:ins w:id="549" w:author="Matthew K. Lau" w:date="2014-02-12T13:04:00Z">
        <w:r>
          <w:rPr>
            <w:i/>
          </w:rPr>
          <w:t>Selection and evolution</w:t>
        </w:r>
        <w:r w:rsidR="0060776E">
          <w:rPr>
            <w:i/>
          </w:rPr>
          <w:t xml:space="preserve"> </w:t>
        </w:r>
        <w:r w:rsidR="00521C6F">
          <w:rPr>
            <w:i/>
          </w:rPr>
          <w:t xml:space="preserve">in </w:t>
        </w:r>
        <w:r w:rsidR="00762349">
          <w:rPr>
            <w:i/>
          </w:rPr>
          <w:t xml:space="preserve">nested </w:t>
        </w:r>
        <w:commentRangeStart w:id="550"/>
        <w:r w:rsidR="004438C8">
          <w:rPr>
            <w:i/>
          </w:rPr>
          <w:t>networks</w:t>
        </w:r>
        <w:commentRangeEnd w:id="550"/>
        <w:r w:rsidR="003F4A61">
          <w:rPr>
            <w:rStyle w:val="CommentReference"/>
          </w:rPr>
          <w:commentReference w:id="550"/>
        </w:r>
      </w:ins>
    </w:p>
    <w:p w14:paraId="75C9AE12" w14:textId="42890A9F" w:rsidR="007641B1" w:rsidRPr="006F2FF0" w:rsidRDefault="00EB2156" w:rsidP="00206814">
      <w:pPr>
        <w:spacing w:line="480" w:lineRule="auto"/>
        <w:ind w:firstLine="720"/>
        <w:rPr>
          <w:ins w:id="551" w:author="Matthew K. Lau" w:date="2014-02-12T13:04:00Z"/>
        </w:rPr>
      </w:pPr>
      <w:ins w:id="552" w:author="Matthew K. Lau" w:date="2014-02-12T13:04:00Z">
        <w:r>
          <w:t xml:space="preserve">There are </w:t>
        </w:r>
        <w:r w:rsidR="001A4705">
          <w:t xml:space="preserve">three </w:t>
        </w:r>
        <w:r>
          <w:t xml:space="preserve">important aspects of selection to discuss here: 1) </w:t>
        </w:r>
        <w:r w:rsidR="00161F3F">
          <w:t>how will different modes of selection</w:t>
        </w:r>
        <w:r w:rsidR="00830A2D">
          <w:t xml:space="preserve"> (i.e., directional, stabilizing and disruptive)</w:t>
        </w:r>
        <w:r w:rsidR="00161F3F">
          <w:t xml:space="preserve"> on the foundation species influence network structure, 2) </w:t>
        </w:r>
        <w:r w:rsidR="00986A26">
          <w:t>how does co-evolution influence the effect that this selection will have on the community</w:t>
        </w:r>
        <w:r w:rsidR="001A4705">
          <w:t xml:space="preserve"> and 3) how will these dynamics scale up to influence species-species networks</w:t>
        </w:r>
      </w:ins>
      <w:del w:id="553" w:author="Matthew K. Lau" w:date="2014-02-14T15:35:00Z">
        <w:r w:rsidR="001A4705">
          <w:delText>..</w:delText>
        </w:r>
      </w:del>
      <w:del w:id="554" w:author="Matthew K. Lau" w:date="2014-02-14T15:30:00Z">
        <w:r w:rsidR="001A4705">
          <w:delText>.</w:delText>
        </w:r>
      </w:del>
      <w:ins w:id="555" w:author="Hillary Cooper" w:date="2014-02-13T11:44:00Z">
        <w:r w:rsidR="007C03E5">
          <w:t>?</w:t>
        </w:r>
      </w:ins>
      <w:del w:id="556" w:author="Hillary Cooper" w:date="2014-02-13T11:44:00Z">
        <w:r w:rsidR="001A4705" w:rsidDel="007C03E5">
          <w:delText>.</w:delText>
        </w:r>
      </w:del>
      <w:ins w:id="557" w:author="Matthew K. Lau" w:date="2014-02-12T13:04:00Z">
        <w:r w:rsidR="001A4705">
          <w:t>.</w:t>
        </w:r>
      </w:ins>
    </w:p>
    <w:p w14:paraId="71310BCE" w14:textId="4E42DA9E" w:rsidR="003122B3" w:rsidRPr="007641B1" w:rsidRDefault="007641B1" w:rsidP="00AA1A4D">
      <w:pPr>
        <w:spacing w:line="480" w:lineRule="auto"/>
        <w:rPr>
          <w:ins w:id="558" w:author="Matthew K. Lau" w:date="2014-02-12T13:04:00Z"/>
          <w:i/>
        </w:rPr>
      </w:pPr>
      <w:ins w:id="559" w:author="Matthew K. Lau" w:date="2014-02-12T13:04:00Z">
        <w:r w:rsidRPr="007641B1">
          <w:rPr>
            <w:i/>
          </w:rPr>
          <w:t>Conclusion</w:t>
        </w:r>
      </w:ins>
    </w:p>
    <w:p w14:paraId="34DBDE1D" w14:textId="4930D7D7" w:rsidR="00007C8B" w:rsidRDefault="003122B3" w:rsidP="00EA2032">
      <w:pPr>
        <w:spacing w:line="480" w:lineRule="auto"/>
        <w:ind w:firstLine="720"/>
      </w:pPr>
      <w:ins w:id="560" w:author="Matthew K. Lau" w:date="2014-02-12T13:04:00Z">
        <w:del w:id="561" w:author="Todd Wojtowicz" w:date="2014-02-14T09:54:00Z">
          <w:r>
            <w:delText>Our</w:delText>
          </w:r>
        </w:del>
      </w:ins>
      <w:del w:id="562" w:author="Todd Wojtowicz" w:date="2014-02-14T09:54:00Z">
        <w:r w:rsidDel="00947883">
          <w:delText xml:space="preserve"> </w:delText>
        </w:r>
      </w:del>
      <w:ins w:id="563" w:author="Todd Wojtowicz" w:date="2014-02-14T09:54:00Z">
        <w:r w:rsidR="00947883">
          <w:t>This</w:t>
        </w:r>
      </w:ins>
      <w:ins w:id="564" w:author="Matthew K. Lau" w:date="2014-02-12T13:04:00Z">
        <w:r>
          <w:t xml:space="preserve"> study has only begun to explore the structure and function of</w:t>
        </w:r>
        <w:r w:rsidR="00004D49">
          <w:t xml:space="preserve"> the network level consequences of </w:t>
        </w:r>
      </w:ins>
      <w:ins w:id="565" w:author="Hillary Cooper" w:date="2014-02-13T11:44:00Z">
        <w:r w:rsidR="007C03E5">
          <w:t xml:space="preserve">intraspecific </w:t>
        </w:r>
      </w:ins>
      <w:ins w:id="566" w:author="Matthew K. Lau" w:date="2014-02-12T13:04:00Z">
        <w:r w:rsidR="00004D49">
          <w:t>genetic variation</w:t>
        </w:r>
        <w:r>
          <w:t xml:space="preserve">. </w:t>
        </w:r>
        <w:r w:rsidR="009467EB">
          <w:t xml:space="preserve">Future work should investigate other </w:t>
        </w:r>
        <w:r w:rsidR="008B5A85">
          <w:t xml:space="preserve">network </w:t>
        </w:r>
      </w:ins>
      <w:del w:id="567" w:author="Matthew K. Lau" w:date="2014-02-14T15:35:00Z">
        <w:r w:rsidR="008B5A85">
          <w:delText>structuresstructures</w:delText>
        </w:r>
      </w:del>
      <w:del w:id="568" w:author="Matthew K. Lau" w:date="2014-02-14T15:30:00Z">
        <w:r w:rsidR="008B5A85">
          <w:delText>structures</w:delText>
        </w:r>
      </w:del>
      <w:del w:id="569" w:author="Hillary Cooper" w:date="2014-02-13T11:44:00Z">
        <w:r w:rsidR="008B5A85" w:rsidDel="007C03E5">
          <w:delText>structures</w:delText>
        </w:r>
      </w:del>
      <w:ins w:id="570" w:author="Hillary Cooper" w:date="2014-02-13T11:44:00Z">
        <w:r w:rsidR="007C03E5">
          <w:t>parameters</w:t>
        </w:r>
      </w:ins>
      <w:ins w:id="571" w:author="Matthew K. Lau" w:date="2014-02-12T13:04:00Z">
        <w:r w:rsidR="008B5A85">
          <w:t xml:space="preserve">structures, such as </w:t>
        </w:r>
        <w:r w:rsidR="005035EE">
          <w:t xml:space="preserve">centrality </w:t>
        </w:r>
        <w:r w:rsidR="008C1936">
          <w:t xml:space="preserve">and </w:t>
        </w:r>
        <w:r w:rsidR="00B919A5">
          <w:t>modularity (</w:t>
        </w:r>
        <w:r w:rsidR="00647FD6">
          <w:t>Wasserman and Faust 1994</w:t>
        </w:r>
        <w:r w:rsidR="003B4F82">
          <w:t xml:space="preserve">; </w:t>
        </w:r>
        <w:r w:rsidR="00B919A5">
          <w:t>Oleson et al. 2007</w:t>
        </w:r>
        <w:commentRangeStart w:id="572"/>
        <w:r w:rsidR="002B576E">
          <w:t>)</w:t>
        </w:r>
        <w:del w:id="573" w:author="Hillary Cooper" w:date="2014-02-13T11:45:00Z">
          <w:r w:rsidR="002B576E">
            <w:delText xml:space="preserve">. </w:delText>
          </w:r>
        </w:del>
      </w:ins>
      <w:commentRangeEnd w:id="572"/>
      <w:r w:rsidR="005D03D3">
        <w:rPr>
          <w:rStyle w:val="CommentReference"/>
        </w:rPr>
        <w:commentReference w:id="572"/>
      </w:r>
      <w:ins w:id="574" w:author="Matthew K. Lau" w:date="2014-02-12T13:04:00Z">
        <w:del w:id="575" w:author="Hillary Cooper" w:date="2014-02-13T11:45:00Z">
          <w:r w:rsidR="00377106">
            <w:delText xml:space="preserve">Other studies should </w:delText>
          </w:r>
          <w:r w:rsidR="000626AA">
            <w:delText>also</w:delText>
          </w:r>
        </w:del>
      </w:ins>
      <w:ins w:id="576" w:author="Hillary Cooper" w:date="2014-02-13T11:45:00Z">
        <w:r w:rsidR="007C03E5">
          <w:t>, and</w:t>
        </w:r>
      </w:ins>
      <w:ins w:id="577" w:author="Matthew K. Lau" w:date="2014-02-12T13:04:00Z">
        <w:r w:rsidR="000626AA">
          <w:t xml:space="preserve"> aim to expand our view of evolutionary dynamics in complex networks by investigating </w:t>
        </w:r>
        <w:r w:rsidR="007E2874">
          <w:t>genotype-genotype or individual-individual networks</w:t>
        </w:r>
        <w:r w:rsidR="000626AA">
          <w:t xml:space="preserve">. New </w:t>
        </w:r>
        <w:r w:rsidR="0043150F" w:rsidRPr="0043150F">
          <w:t>methods for generating genetics and</w:t>
        </w:r>
      </w:ins>
      <w:ins w:id="578" w:author="Hillary Cooper" w:date="2014-02-13T14:39:00Z">
        <w:r w:rsidR="0043150F" w:rsidRPr="0043150F">
          <w:t xml:space="preserve"> </w:t>
        </w:r>
      </w:ins>
      <w:ins w:id="579" w:author="Hillary Cooper" w:date="2014-02-13T11:45:00Z">
        <w:r w:rsidR="007C03E5">
          <w:t>transcriptional</w:t>
        </w:r>
      </w:ins>
      <w:ins w:id="580" w:author="Matthew K. Lau" w:date="2014-02-12T13:04:00Z">
        <w:r w:rsidR="0043150F" w:rsidRPr="0043150F">
          <w:t xml:space="preserve"> protein </w:t>
        </w:r>
        <w:r w:rsidR="000626AA">
          <w:t xml:space="preserve">data </w:t>
        </w:r>
        <w:r w:rsidR="007F1ABA">
          <w:t>will likely provide</w:t>
        </w:r>
        <w:del w:id="581" w:author="Hillary Cooper" w:date="2014-02-13T11:45:00Z">
          <w:r w:rsidR="007F1ABA">
            <w:delText>s</w:delText>
          </w:r>
        </w:del>
        <w:r w:rsidR="007F1ABA">
          <w:t xml:space="preserve"> a means toward this end</w:t>
        </w:r>
        <w:r w:rsidR="000626AA">
          <w:t xml:space="preserve"> with the production of </w:t>
        </w:r>
        <w:r w:rsidR="005A134D">
          <w:t xml:space="preserve">high </w:t>
        </w:r>
        <w:r w:rsidR="007F1ABA">
          <w:t xml:space="preserve">resolution </w:t>
        </w:r>
        <w:r w:rsidR="0043150F" w:rsidRPr="0043150F">
          <w:t xml:space="preserve">data </w:t>
        </w:r>
        <w:r w:rsidR="005A134D">
          <w:t xml:space="preserve">for modeling these </w:t>
        </w:r>
        <w:r w:rsidR="0043150F" w:rsidRPr="0043150F">
          <w:t>networks</w:t>
        </w:r>
        <w:r w:rsidR="00060183">
          <w:t xml:space="preserve"> (Gotelli et al. 2011; Gugerli et al. 2013; Wirta et al. 2014)</w:t>
        </w:r>
        <w:r w:rsidR="0043150F" w:rsidRPr="0043150F">
          <w:t>.</w:t>
        </w:r>
        <w:r w:rsidR="0043150F">
          <w:t xml:space="preserve"> </w:t>
        </w:r>
        <w:r w:rsidR="0075788A">
          <w:t xml:space="preserve">In addition, methods using computational approaches to simulate </w:t>
        </w:r>
        <w:r w:rsidR="0075788A">
          <w:rPr>
            <w:i/>
          </w:rPr>
          <w:t xml:space="preserve">in silico </w:t>
        </w:r>
        <w:r w:rsidR="0075788A">
          <w:t xml:space="preserve">ecological networks </w:t>
        </w:r>
        <w:r w:rsidR="00123EB1">
          <w:t xml:space="preserve">are beginning to provide experimental means to observe </w:t>
        </w:r>
        <w:r w:rsidR="0075788A">
          <w:t xml:space="preserve">eco-evolutionary dynamics </w:t>
        </w:r>
        <w:r w:rsidR="00123EB1">
          <w:t xml:space="preserve">in the context of alternate evolutionary systems </w:t>
        </w:r>
        <w:r w:rsidR="0075788A">
          <w:t xml:space="preserve">(Fortuna et al. 2013). </w:t>
        </w:r>
        <w:r w:rsidR="004A47A9">
          <w:t xml:space="preserve">Future studies that investigate the network structure that arises from genetic variation will greatly advance our understanding of </w:t>
        </w:r>
        <w:r w:rsidR="00D20E61">
          <w:t xml:space="preserve">evolution </w:t>
        </w:r>
        <w:r w:rsidR="00493F97">
          <w:t>in complex communities</w:t>
        </w:r>
        <w:r w:rsidR="004A47A9">
          <w:t>.</w:t>
        </w:r>
      </w:ins>
    </w:p>
    <w:p w14:paraId="2AE222D8" w14:textId="77777777" w:rsidR="00D415F8" w:rsidRPr="00A53792" w:rsidRDefault="00D415F8" w:rsidP="00AA1A4D">
      <w:pPr>
        <w:spacing w:line="480" w:lineRule="auto"/>
        <w:rPr>
          <w:del w:id="582" w:author="Matthew K. Lau" w:date="2014-02-14T15:30:00Z"/>
        </w:rPr>
      </w:pPr>
    </w:p>
    <w:p w14:paraId="0DDBC95D" w14:textId="77777777" w:rsidR="00D415F8" w:rsidRDefault="0081169B" w:rsidP="00AA1A4D">
      <w:pPr>
        <w:spacing w:line="480" w:lineRule="auto"/>
        <w:rPr>
          <w:ins w:id="583" w:author="Hillary Cooper" w:date="2014-02-13T11:33:00Z"/>
        </w:rPr>
      </w:pPr>
      <w:ins w:id="584" w:author="Hillary Cooper" w:date="2014-02-13T11:33:00Z">
        <w:r>
          <w:t>MAJOR COMMENTS: (can you see Field Ecology grading shining through?)</w:t>
        </w:r>
      </w:ins>
    </w:p>
    <w:p w14:paraId="43C8A364" w14:textId="77777777" w:rsidR="0081169B" w:rsidRDefault="0081169B" w:rsidP="007C03E5">
      <w:pPr>
        <w:pStyle w:val="ListParagraph"/>
        <w:numPr>
          <w:ilvl w:val="0"/>
          <w:numId w:val="10"/>
        </w:numPr>
        <w:spacing w:line="480" w:lineRule="auto"/>
        <w:rPr>
          <w:ins w:id="585" w:author="Hillary Cooper" w:date="2014-02-13T11:46:00Z"/>
        </w:rPr>
      </w:pPr>
      <w:ins w:id="586" w:author="Hillary Cooper" w:date="2014-02-13T11:33:00Z">
        <w:r>
          <w:t xml:space="preserve">I am unclear what exactly you mean by “genetic effects”, as I’ve mentioned several times in the sidebar. Is is the three removal simulations? Is this </w:t>
        </w:r>
      </w:ins>
      <w:ins w:id="587" w:author="Hillary Cooper" w:date="2014-02-13T11:34:00Z">
        <w:r>
          <w:t>analogous</w:t>
        </w:r>
      </w:ins>
      <w:ins w:id="588" w:author="Hillary Cooper" w:date="2014-02-13T11:33:00Z">
        <w:r>
          <w:t xml:space="preserve"> </w:t>
        </w:r>
      </w:ins>
      <w:ins w:id="589" w:author="Hillary Cooper" w:date="2014-02-13T11:34:00Z">
        <w:r>
          <w:t xml:space="preserve">to the selection event? You need to tie </w:t>
        </w:r>
      </w:ins>
      <w:ins w:id="590" w:author="Hillary Cooper" w:date="2014-02-13T11:47:00Z">
        <w:r w:rsidR="007C03E5">
          <w:t xml:space="preserve">all </w:t>
        </w:r>
      </w:ins>
      <w:ins w:id="591" w:author="Hillary Cooper" w:date="2014-02-13T11:34:00Z">
        <w:r>
          <w:t>these together better.</w:t>
        </w:r>
      </w:ins>
    </w:p>
    <w:p w14:paraId="03310C6C" w14:textId="77777777" w:rsidR="007C03E5" w:rsidRDefault="007C03E5" w:rsidP="007C03E5">
      <w:pPr>
        <w:pStyle w:val="ListParagraph"/>
        <w:numPr>
          <w:ilvl w:val="0"/>
          <w:numId w:val="10"/>
        </w:numPr>
        <w:spacing w:line="480" w:lineRule="auto"/>
        <w:rPr>
          <w:ins w:id="592" w:author="Hillary Cooper" w:date="2014-02-13T14:39:00Z"/>
        </w:rPr>
      </w:pPr>
      <w:ins w:id="593" w:author="Hillary Cooper" w:date="2014-02-13T11:46:00Z">
        <w:r>
          <w:t>I think you need to hammer out why looking at nestedness is super-duper important to communities.</w:t>
        </w:r>
      </w:ins>
    </w:p>
    <w:p w14:paraId="0EAF621C" w14:textId="0BB63D97" w:rsidR="00D415F8" w:rsidRPr="00A53792" w:rsidRDefault="007C03E5">
      <w:pPr>
        <w:pStyle w:val="ListParagraph"/>
        <w:numPr>
          <w:ilvl w:val="0"/>
          <w:numId w:val="10"/>
        </w:numPr>
        <w:spacing w:line="480" w:lineRule="auto"/>
        <w:rPr>
          <w:ins w:id="594" w:author="Hillary Cooper" w:date="2014-02-13T11:47:00Z"/>
        </w:rPr>
        <w:pPrChange w:id="595" w:author="Hillary Cooper" w:date="2014-02-13T14:39:00Z">
          <w:pPr>
            <w:spacing w:line="480" w:lineRule="auto"/>
          </w:pPr>
        </w:pPrChange>
      </w:pPr>
      <w:ins w:id="596" w:author="Hillary Cooper" w:date="2014-02-13T11:47:00Z">
        <w:r>
          <w:t xml:space="preserve">You mention the evolution of networks a few times. It would be nice if you gave an example of what this would look like/mean ecologically. E.g. expand on the result of one of your selection </w:t>
        </w:r>
      </w:ins>
      <w:ins w:id="597" w:author="Hillary Cooper" w:date="2014-02-13T11:48:00Z">
        <w:r>
          <w:t>simulations and talk about the real-world consequence of it.</w:t>
        </w:r>
      </w:ins>
    </w:p>
    <w:p w14:paraId="6E140D65" w14:textId="2D39A0DE" w:rsidR="002D2CC7" w:rsidRDefault="002D2CC7" w:rsidP="00AA1A4D">
      <w:pPr>
        <w:spacing w:line="480" w:lineRule="auto"/>
      </w:pPr>
      <w:r w:rsidRPr="00430039">
        <w:rPr>
          <w:b/>
        </w:rPr>
        <w:t>Acknowledgements</w:t>
      </w:r>
    </w:p>
    <w:p w14:paraId="65707C49" w14:textId="71D53A21" w:rsidR="00430039" w:rsidRDefault="00A503B7" w:rsidP="00307D20">
      <w:pPr>
        <w:pStyle w:val="ListParagraph"/>
        <w:spacing w:line="480" w:lineRule="auto"/>
        <w:ind w:left="0"/>
      </w:pPr>
      <w:ins w:id="598" w:author="Matthew K. Lau" w:date="2014-02-12T13:04:00Z">
        <w:r>
          <w:t xml:space="preserve">The Cottonwood Ecology lab at NAU, USA. </w:t>
        </w:r>
      </w:ins>
      <w:moveToRangeStart w:id="599" w:author="Matthew K. Lau" w:date="2014-02-12T13:04:00Z" w:name="move253829600"/>
      <w:moveTo w:id="600" w:author="Matthew K. Lau" w:date="2014-02-12T13:04:00Z">
        <w:r>
          <w:t>Clinton Baker ITS at NAU.</w:t>
        </w:r>
      </w:moveTo>
      <w:moveToRangeEnd w:id="599"/>
      <w:ins w:id="601" w:author="Matthew K. Lau" w:date="2014-02-12T13:04:00Z">
        <w:r>
          <w:t xml:space="preserve"> </w:t>
        </w:r>
      </w:ins>
      <w:r w:rsidR="00E87D35">
        <w:t>The Bascompte Lab at Estacion de Doñana, Spain and the SEE Lab at UNCW, USA for helpful discussions on ecological networks.</w:t>
      </w:r>
      <w:r w:rsidR="004B2333">
        <w:t xml:space="preserve"> </w:t>
      </w:r>
      <w:ins w:id="602" w:author="Todd Wojtowicz" w:date="2014-02-14T09:14:00Z">
        <w:r w:rsidR="006E0147">
          <w:t>The Adam Wymore (TAW) would like to acknowledge TAW for being so awesome. Additionally, TAW would like to thank TAW for his clear thinking in acknowledging the awesomeness of TAW</w:t>
        </w:r>
      </w:ins>
      <w:del w:id="603" w:author="Matthew K. Lau" w:date="2014-02-12T13:04:00Z">
        <w:r w:rsidR="004B2333">
          <w:delText xml:space="preserve">The Cottonwood Ecology lab at NAU, USA. </w:delText>
        </w:r>
      </w:del>
      <w:moveFromRangeStart w:id="604" w:author="Matthew K. Lau" w:date="2014-02-12T13:04:00Z" w:name="move253829600"/>
      <w:moveFrom w:id="605" w:author="Matthew K. Lau" w:date="2014-02-12T13:04:00Z">
        <w:r>
          <w:t>Clinton Baker ITS at NAU</w:t>
        </w:r>
        <w:ins w:id="606" w:author="Todd Wojtowicz" w:date="2014-02-14T09:14:00Z">
          <w:r>
            <w:t>.</w:t>
          </w:r>
        </w:ins>
      </w:moveFrom>
      <w:moveFromRangeEnd w:id="604"/>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472721EE" w14:textId="0F20DF9C" w:rsidR="00EB4A65" w:rsidRDefault="00EB4A65" w:rsidP="0002056D">
      <w:pPr>
        <w:pStyle w:val="ListParagraph"/>
        <w:spacing w:line="480" w:lineRule="auto"/>
        <w:ind w:left="0"/>
        <w:rPr>
          <w:ins w:id="607" w:author="Matthew K. Lau" w:date="2014-02-12T13:04:00Z"/>
        </w:rPr>
      </w:pPr>
      <w:ins w:id="608" w:author="Matthew K. Lau" w:date="2014-02-12T13:04:00Z">
        <w:r>
          <w:t xml:space="preserve">Agrawal 2010 </w:t>
        </w:r>
        <w:r w:rsidRPr="00EB4A65">
          <w:t>Current trends in the evolutionary ecology of plant defence</w:t>
        </w:r>
        <w:r>
          <w:t xml:space="preserve">. </w:t>
        </w:r>
        <w:r w:rsidRPr="00EB4A65">
          <w:t>Functional Ecology</w:t>
        </w:r>
        <w:r>
          <w:t xml:space="preserve"> </w:t>
        </w:r>
        <w:r w:rsidRPr="00EB4A65">
          <w:t>doi: 10.1111/j.1365-2435.2010.01796.x</w:t>
        </w:r>
      </w:ins>
    </w:p>
    <w:p w14:paraId="2316D1F4" w14:textId="66530B23" w:rsidR="00C304C5" w:rsidRDefault="00C304C5" w:rsidP="0002056D">
      <w:pPr>
        <w:pStyle w:val="ListParagraph"/>
        <w:spacing w:line="480" w:lineRule="auto"/>
        <w:ind w:left="0"/>
        <w:rPr>
          <w:ins w:id="609" w:author="Matthew K. Lau" w:date="2014-02-12T13:04:00Z"/>
        </w:rPr>
      </w:pPr>
      <w:ins w:id="610" w:author="Matthew K. Lau" w:date="2014-02-12T13:04:00Z">
        <w:r>
          <w:t>Thompson 2013</w:t>
        </w:r>
        <w:r w:rsidR="00FD33F3">
          <w:t xml:space="preserve"> Relentless Evolution. Chicago University Press.</w:t>
        </w:r>
      </w:ins>
    </w:p>
    <w:p w14:paraId="3D814E90" w14:textId="77777777" w:rsidR="00C304C5" w:rsidRDefault="00C304C5" w:rsidP="0002056D">
      <w:pPr>
        <w:pStyle w:val="ListParagraph"/>
        <w:spacing w:line="480" w:lineRule="auto"/>
        <w:ind w:left="0"/>
        <w:rPr>
          <w:ins w:id="611" w:author="Matthew K. Lau" w:date="2014-02-12T13:04:00Z"/>
        </w:rPr>
      </w:pPr>
      <w:ins w:id="612" w:author="Matthew K. Lau" w:date="2014-02-12T13:04:00Z">
        <w:r>
          <w:t>Ehrlich and Raven 1964</w:t>
        </w:r>
      </w:ins>
    </w:p>
    <w:p w14:paraId="24AFCABF" w14:textId="77777777" w:rsidR="00C304C5" w:rsidRDefault="00C304C5" w:rsidP="0002056D">
      <w:pPr>
        <w:pStyle w:val="ListParagraph"/>
        <w:spacing w:line="480" w:lineRule="auto"/>
        <w:ind w:left="0"/>
        <w:rPr>
          <w:ins w:id="613" w:author="Matthew K. Lau" w:date="2014-02-12T13:04:00Z"/>
        </w:rPr>
      </w:pPr>
      <w:ins w:id="614" w:author="Matthew K. Lau" w:date="2014-02-12T13:04:00Z">
        <w:r>
          <w:t>Patten and Higashi 1991</w:t>
        </w:r>
      </w:ins>
    </w:p>
    <w:p w14:paraId="0701D277" w14:textId="03CD396A" w:rsidR="00C304C5" w:rsidRPr="00A53B98" w:rsidRDefault="00C304C5" w:rsidP="00A53B98">
      <w:pPr>
        <w:spacing w:line="480" w:lineRule="auto"/>
        <w:rPr>
          <w:ins w:id="615" w:author="Matthew K. Lau" w:date="2014-02-12T13:04:00Z"/>
          <w:b/>
          <w:bCs/>
        </w:rPr>
      </w:pPr>
      <w:ins w:id="616" w:author="Matthew K. Lau" w:date="2014-02-12T13:04:00Z">
        <w:r>
          <w:t>Wootton 1994</w:t>
        </w:r>
        <w:r w:rsidR="00BF4CE2">
          <w:t xml:space="preserve"> </w:t>
        </w:r>
        <w:r w:rsidR="00BF4CE2" w:rsidRPr="00BF4CE2">
          <w:rPr>
            <w:bCs/>
          </w:rPr>
          <w:t>The Nature and Consequences of Indirect Effects in Ecological Communities</w:t>
        </w:r>
        <w:r w:rsidR="00BF4CE2">
          <w:rPr>
            <w:bCs/>
          </w:rPr>
          <w:t>.</w:t>
        </w:r>
        <w:r w:rsidR="00BF4CE2" w:rsidRPr="00BF4CE2">
          <w:rPr>
            <w:bCs/>
          </w:rPr>
          <w:t xml:space="preserve"> </w:t>
        </w:r>
        <w:r w:rsidR="00A53B98">
          <w:t xml:space="preserve">Ann. Rev. of Ecol. and Syst. </w:t>
        </w:r>
        <w:r w:rsidR="00BF4CE2" w:rsidRPr="00BF4CE2">
          <w:t>25: 443-466</w:t>
        </w:r>
        <w:r w:rsidR="00A53B98">
          <w:t>.</w:t>
        </w:r>
      </w:ins>
    </w:p>
    <w:p w14:paraId="6BF3C0DF" w14:textId="77777777" w:rsidR="00C304C5" w:rsidRDefault="00C304C5" w:rsidP="0002056D">
      <w:pPr>
        <w:pStyle w:val="ListParagraph"/>
        <w:spacing w:line="480" w:lineRule="auto"/>
        <w:ind w:left="0"/>
        <w:rPr>
          <w:ins w:id="617" w:author="Matthew K. Lau" w:date="2014-02-12T13:04:00Z"/>
        </w:rPr>
      </w:pPr>
      <w:moveToRangeStart w:id="618" w:author="Matthew K. Lau" w:date="2014-02-12T13:04:00Z" w:name="move253829597"/>
      <w:moveTo w:id="619" w:author="Matthew K. Lau" w:date="2014-02-12T13:04:00Z">
        <w:r>
          <w:t xml:space="preserve">Whitham et al. </w:t>
        </w:r>
      </w:moveTo>
      <w:moveToRangeEnd w:id="618"/>
      <w:ins w:id="620" w:author="Matthew K. Lau" w:date="2014-02-12T13:04:00Z">
        <w:r>
          <w:t>2006</w:t>
        </w:r>
      </w:ins>
    </w:p>
    <w:p w14:paraId="18E6C0AC" w14:textId="7B7C75A9" w:rsidR="00B67853" w:rsidRDefault="00B67853" w:rsidP="00B67853">
      <w:pPr>
        <w:spacing w:line="480" w:lineRule="auto"/>
        <w:rPr>
          <w:ins w:id="621" w:author="Matthew K. Lau" w:date="2014-02-12T13:04:00Z"/>
        </w:rPr>
      </w:pPr>
      <w:ins w:id="622" w:author="Matthew K. Lau" w:date="2014-02-12T13:04:00Z">
        <w:r w:rsidRPr="00B67853">
          <w:t>Fussma</w:t>
        </w:r>
        <w:r w:rsidR="00B85835">
          <w:t>n GF, Loreau M, Abrams PA 2007</w:t>
        </w:r>
        <w:r w:rsidRPr="00B67853">
          <w:t xml:space="preserve"> Eco-evolutionary</w:t>
        </w:r>
        <w:r>
          <w:t xml:space="preserve"> dynamics of </w:t>
        </w:r>
        <w:r w:rsidRPr="00B67853">
          <w:t>communities and ecosystems. Functional Ecology</w:t>
        </w:r>
        <w:r>
          <w:t xml:space="preserve"> 21: </w:t>
        </w:r>
        <w:r w:rsidRPr="00B67853">
          <w:t>465–477.</w:t>
        </w:r>
      </w:ins>
    </w:p>
    <w:p w14:paraId="53692C02" w14:textId="677A42A6" w:rsidR="00C304C5" w:rsidRDefault="00C304C5" w:rsidP="00B67853">
      <w:pPr>
        <w:pStyle w:val="ListParagraph"/>
        <w:spacing w:line="480" w:lineRule="auto"/>
        <w:ind w:left="0"/>
        <w:rPr>
          <w:ins w:id="623" w:author="Matthew K. Lau" w:date="2014-02-12T13:04:00Z"/>
        </w:rPr>
      </w:pPr>
      <w:ins w:id="624" w:author="Matthew K. Lau" w:date="2014-02-12T13:04:00Z">
        <w:r>
          <w:t>Borrett et al. 2012</w:t>
        </w:r>
      </w:ins>
    </w:p>
    <w:p w14:paraId="04CA30E2" w14:textId="77777777" w:rsidR="00C304C5" w:rsidRDefault="00C304C5" w:rsidP="0002056D">
      <w:pPr>
        <w:pStyle w:val="ListParagraph"/>
        <w:spacing w:line="480" w:lineRule="auto"/>
        <w:ind w:left="0"/>
        <w:rPr>
          <w:ins w:id="625" w:author="Matthew K. Lau" w:date="2014-02-12T13:04:00Z"/>
        </w:rPr>
      </w:pPr>
      <w:ins w:id="626" w:author="Matthew K. Lau" w:date="2014-02-12T13:04:00Z">
        <w:r>
          <w:t>Darwin 1859</w:t>
        </w:r>
      </w:ins>
    </w:p>
    <w:p w14:paraId="5BC1F91C" w14:textId="7F2CEBEB" w:rsidR="00C304C5" w:rsidRDefault="00C304C5" w:rsidP="0002056D">
      <w:pPr>
        <w:pStyle w:val="ListParagraph"/>
        <w:spacing w:line="480" w:lineRule="auto"/>
        <w:ind w:left="0"/>
        <w:rPr>
          <w:ins w:id="627" w:author="Matthew K. Lau" w:date="2014-02-12T13:04:00Z"/>
        </w:rPr>
      </w:pPr>
      <w:ins w:id="628" w:author="Matthew K. Lau" w:date="2014-02-12T13:04:00Z">
        <w:r>
          <w:t>MacArthur 1955</w:t>
        </w:r>
        <w:r w:rsidR="00A810DF">
          <w:t xml:space="preserve"> </w:t>
        </w:r>
      </w:ins>
    </w:p>
    <w:p w14:paraId="3B7E8B0D" w14:textId="77777777" w:rsidR="00C304C5" w:rsidRDefault="00C304C5" w:rsidP="0002056D">
      <w:pPr>
        <w:pStyle w:val="ListParagraph"/>
        <w:spacing w:line="480" w:lineRule="auto"/>
        <w:ind w:left="0"/>
        <w:rPr>
          <w:ins w:id="629" w:author="Matthew K. Lau" w:date="2014-02-12T13:04:00Z"/>
        </w:rPr>
      </w:pPr>
      <w:ins w:id="630" w:author="Matthew K. Lau" w:date="2014-02-12T13:04:00Z">
        <w:r>
          <w:t xml:space="preserve">May 1972 </w:t>
        </w:r>
      </w:ins>
    </w:p>
    <w:p w14:paraId="00A95070" w14:textId="77777777" w:rsidR="00C304C5" w:rsidRDefault="00C304C5" w:rsidP="0002056D">
      <w:pPr>
        <w:pStyle w:val="ListParagraph"/>
        <w:spacing w:line="480" w:lineRule="auto"/>
        <w:ind w:left="0"/>
        <w:rPr>
          <w:ins w:id="631" w:author="Matthew K. Lau" w:date="2014-02-12T13:04:00Z"/>
        </w:rPr>
      </w:pPr>
      <w:ins w:id="632" w:author="Matthew K. Lau" w:date="2014-02-12T13:04:00Z">
        <w:r>
          <w:t xml:space="preserve">Cohen et al. 1981 </w:t>
        </w:r>
      </w:ins>
    </w:p>
    <w:p w14:paraId="7A7F7C93" w14:textId="77777777" w:rsidR="00C304C5" w:rsidRDefault="00C304C5" w:rsidP="0002056D">
      <w:pPr>
        <w:pStyle w:val="ListParagraph"/>
        <w:spacing w:line="480" w:lineRule="auto"/>
        <w:ind w:left="0"/>
        <w:rPr>
          <w:ins w:id="633" w:author="Matthew K. Lau" w:date="2014-02-12T13:04:00Z"/>
        </w:rPr>
      </w:pPr>
      <w:ins w:id="634" w:author="Matthew K. Lau" w:date="2014-02-12T13:04:00Z">
        <w:r>
          <w:t>Schmitz et al. 2010</w:t>
        </w:r>
      </w:ins>
    </w:p>
    <w:p w14:paraId="07DB13D6" w14:textId="77777777" w:rsidR="00C304C5" w:rsidRDefault="00C304C5" w:rsidP="0002056D">
      <w:pPr>
        <w:pStyle w:val="ListParagraph"/>
        <w:spacing w:line="480" w:lineRule="auto"/>
        <w:ind w:left="0"/>
        <w:rPr>
          <w:ins w:id="635" w:author="Matthew K. Lau" w:date="2014-02-12T13:04:00Z"/>
        </w:rPr>
      </w:pPr>
      <w:ins w:id="636" w:author="Matthew K. Lau" w:date="2014-02-12T13:04:00Z">
        <w:r>
          <w:t>Ulanowicz 1981</w:t>
        </w:r>
      </w:ins>
    </w:p>
    <w:p w14:paraId="7A949E21" w14:textId="77777777" w:rsidR="00C304C5" w:rsidRDefault="00C304C5" w:rsidP="0002056D">
      <w:pPr>
        <w:pStyle w:val="ListParagraph"/>
        <w:spacing w:line="480" w:lineRule="auto"/>
        <w:ind w:left="0"/>
        <w:rPr>
          <w:ins w:id="637" w:author="Matthew K. Lau" w:date="2014-02-12T13:04:00Z"/>
        </w:rPr>
      </w:pPr>
      <w:ins w:id="638" w:author="Matthew K. Lau" w:date="2014-02-12T13:04:00Z">
        <w:r>
          <w:t>Patten and Higashi 1991</w:t>
        </w:r>
      </w:ins>
    </w:p>
    <w:p w14:paraId="32834A54" w14:textId="37E85099" w:rsidR="00C304C5" w:rsidRDefault="00C304C5" w:rsidP="0002056D">
      <w:pPr>
        <w:pStyle w:val="ListParagraph"/>
        <w:spacing w:line="480" w:lineRule="auto"/>
        <w:ind w:left="0"/>
        <w:rPr>
          <w:ins w:id="639" w:author="Matthew K. Lau" w:date="2014-02-12T13:04:00Z"/>
        </w:rPr>
      </w:pPr>
      <w:ins w:id="640" w:author="Matthew K. Lau" w:date="2014-02-12T13:04:00Z">
        <w:r>
          <w:t xml:space="preserve">Bascompte et al. 2003 </w:t>
        </w:r>
        <w:r w:rsidR="00076E6B" w:rsidRPr="00076E6B">
          <w:t>The nested assembly of plant–animal mutualistic networks</w:t>
        </w:r>
        <w:r w:rsidR="00076E6B">
          <w:t xml:space="preserve">. </w:t>
        </w:r>
        <w:r w:rsidR="00076E6B" w:rsidRPr="00076E6B">
          <w:t>PNAS</w:t>
        </w:r>
        <w:r w:rsidR="00076E6B">
          <w:t xml:space="preserve"> </w:t>
        </w:r>
        <w:r w:rsidR="00076E6B" w:rsidRPr="00076E6B">
          <w:t>100</w:t>
        </w:r>
        <w:r w:rsidR="00076E6B">
          <w:t xml:space="preserve">: </w:t>
        </w:r>
        <w:r w:rsidR="00076E6B" w:rsidRPr="00076E6B">
          <w:t>9383–9387</w:t>
        </w:r>
        <w:r w:rsidR="00076E6B">
          <w:t>.</w:t>
        </w:r>
      </w:ins>
    </w:p>
    <w:p w14:paraId="71C7598C" w14:textId="06E4A347" w:rsidR="00C304C5" w:rsidRDefault="00C304C5" w:rsidP="004D00D4">
      <w:pPr>
        <w:pStyle w:val="ListParagraph"/>
        <w:spacing w:line="480" w:lineRule="auto"/>
        <w:ind w:left="0"/>
        <w:rPr>
          <w:ins w:id="641" w:author="Matthew K. Lau" w:date="2014-02-12T13:04:00Z"/>
        </w:rPr>
      </w:pPr>
      <w:ins w:id="642" w:author="Matthew K. Lau" w:date="2014-02-12T13:04:00Z">
        <w:r>
          <w:t>Vas</w:t>
        </w:r>
        <w:r w:rsidR="004D00D4">
          <w:t>quez et al. 2009</w:t>
        </w:r>
        <w:r w:rsidR="00BB565E" w:rsidRPr="00BB565E">
          <w:rPr>
            <w:rFonts w:ascii="Times" w:hAnsi="Times" w:cs="Times"/>
            <w:color w:val="1A1718"/>
            <w:sz w:val="30"/>
            <w:szCs w:val="30"/>
          </w:rPr>
          <w:t xml:space="preserve"> </w:t>
        </w:r>
        <w:r w:rsidR="00BB565E" w:rsidRPr="00BB565E">
          <w:t>Uniting pattern and process in plant–animal mutualistic networks: a review</w:t>
        </w:r>
        <w:r w:rsidR="004D00D4">
          <w:t xml:space="preserve">. </w:t>
        </w:r>
        <w:r w:rsidR="00BB565E" w:rsidRPr="00BB565E">
          <w:t>Annals of Botany 103: 1445–1457</w:t>
        </w:r>
        <w:r w:rsidR="00BB565E">
          <w:t>.</w:t>
        </w:r>
      </w:ins>
    </w:p>
    <w:p w14:paraId="07C33252" w14:textId="77777777" w:rsidR="00C304C5" w:rsidRDefault="00C304C5" w:rsidP="0002056D">
      <w:pPr>
        <w:pStyle w:val="ListParagraph"/>
        <w:spacing w:line="480" w:lineRule="auto"/>
        <w:ind w:left="0"/>
        <w:rPr>
          <w:ins w:id="643" w:author="Matthew K. Lau" w:date="2014-02-12T13:04:00Z"/>
        </w:rPr>
      </w:pPr>
      <w:ins w:id="644" w:author="Matthew K. Lau" w:date="2014-02-12T13:04:00Z">
        <w:r>
          <w:t>Thebault and Fontaine 2011</w:t>
        </w:r>
      </w:ins>
    </w:p>
    <w:p w14:paraId="666E1AF9" w14:textId="77777777" w:rsidR="00C304C5" w:rsidRDefault="00C304C5" w:rsidP="0002056D">
      <w:pPr>
        <w:pStyle w:val="ListParagraph"/>
        <w:spacing w:line="480" w:lineRule="auto"/>
        <w:ind w:left="0"/>
        <w:rPr>
          <w:ins w:id="645" w:author="Matthew K. Lau" w:date="2014-02-12T13:04:00Z"/>
        </w:rPr>
      </w:pPr>
      <w:ins w:id="646" w:author="Matthew K. Lau" w:date="2014-02-12T13:04:00Z">
        <w:r>
          <w:t>Patterson and Atmar 1986</w:t>
        </w:r>
      </w:ins>
    </w:p>
    <w:p w14:paraId="290DC296" w14:textId="77777777" w:rsidR="00C304C5" w:rsidRDefault="00C304C5" w:rsidP="0002056D">
      <w:pPr>
        <w:pStyle w:val="ListParagraph"/>
        <w:spacing w:line="480" w:lineRule="auto"/>
        <w:ind w:left="0"/>
        <w:rPr>
          <w:ins w:id="647" w:author="Matthew K. Lau" w:date="2014-02-12T13:04:00Z"/>
        </w:rPr>
      </w:pPr>
      <w:ins w:id="648" w:author="Matthew K. Lau" w:date="2014-02-12T13:04:00Z">
        <w:r>
          <w:t>Bascompte 2010</w:t>
        </w:r>
      </w:ins>
    </w:p>
    <w:p w14:paraId="0FEEBF33" w14:textId="77777777" w:rsidR="00C304C5" w:rsidRDefault="00C304C5" w:rsidP="0002056D">
      <w:pPr>
        <w:pStyle w:val="ListParagraph"/>
        <w:spacing w:line="480" w:lineRule="auto"/>
        <w:ind w:left="0"/>
        <w:rPr>
          <w:ins w:id="649" w:author="Matthew K. Lau" w:date="2014-02-12T13:04:00Z"/>
        </w:rPr>
      </w:pPr>
      <w:ins w:id="650" w:author="Matthew K. Lau" w:date="2014-02-12T13:04:00Z">
        <w:r>
          <w:t>Bascompte et al. 2006</w:t>
        </w:r>
      </w:ins>
    </w:p>
    <w:p w14:paraId="51E9A22A" w14:textId="1D079499" w:rsidR="004D00D4" w:rsidRDefault="00C304C5" w:rsidP="0002056D">
      <w:pPr>
        <w:pStyle w:val="ListParagraph"/>
        <w:spacing w:line="480" w:lineRule="auto"/>
        <w:ind w:left="0"/>
        <w:rPr>
          <w:ins w:id="651" w:author="Matthew K. Lau" w:date="2014-02-12T13:04:00Z"/>
        </w:rPr>
      </w:pPr>
      <w:ins w:id="652" w:author="Matthew K. Lau" w:date="2014-02-12T13:04:00Z">
        <w:r>
          <w:t>Fortuna and Bascompte 2006</w:t>
        </w:r>
        <w:r w:rsidR="00400A48">
          <w:t xml:space="preserve"> </w:t>
        </w:r>
      </w:ins>
    </w:p>
    <w:p w14:paraId="3C6320E3" w14:textId="297DBF50" w:rsidR="00093050" w:rsidRDefault="00093050" w:rsidP="0002056D">
      <w:pPr>
        <w:pStyle w:val="ListParagraph"/>
        <w:spacing w:line="480" w:lineRule="auto"/>
        <w:ind w:left="0"/>
        <w:rPr>
          <w:ins w:id="653" w:author="Matthew K. Lau" w:date="2014-02-12T13:04:00Z"/>
        </w:rPr>
      </w:pPr>
      <w:ins w:id="654" w:author="Matthew K. Lau" w:date="2014-02-12T13:04:00Z">
        <w:r>
          <w:t xml:space="preserve">Fortuna et al. 2013 </w:t>
        </w:r>
        <w:r w:rsidRPr="00093050">
          <w:t>Evolving Digital Ecological Networks</w:t>
        </w:r>
        <w:r>
          <w:t xml:space="preserve">. PLoS Computational Biology 9: </w:t>
        </w:r>
        <w:r w:rsidRPr="00093050">
          <w:t>e1002928</w:t>
        </w:r>
        <w:r>
          <w:t>-</w:t>
        </w:r>
        <w:r w:rsidRPr="00093050">
          <w:rPr>
            <w:rFonts w:ascii="Helvetica" w:hAnsi="Helvetica" w:cs="Helvetica"/>
            <w:color w:val="000000"/>
            <w:sz w:val="15"/>
            <w:szCs w:val="15"/>
          </w:rPr>
          <w:t xml:space="preserve"> </w:t>
        </w:r>
        <w:r w:rsidRPr="00093050">
          <w:t>e1002928</w:t>
        </w:r>
        <w:r>
          <w:t>.</w:t>
        </w:r>
      </w:ins>
    </w:p>
    <w:p w14:paraId="28E1624E" w14:textId="0AFEF369" w:rsidR="00C304C5" w:rsidRDefault="00C304C5" w:rsidP="0002056D">
      <w:pPr>
        <w:pStyle w:val="ListParagraph"/>
        <w:spacing w:line="480" w:lineRule="auto"/>
        <w:ind w:left="0"/>
        <w:rPr>
          <w:ins w:id="655" w:author="Matthew K. Lau" w:date="2014-02-12T13:04:00Z"/>
        </w:rPr>
      </w:pPr>
      <w:ins w:id="656" w:author="Matthew K. Lau" w:date="2014-02-12T13:04:00Z">
        <w:r>
          <w:t>Rafferty and Ives 2013</w:t>
        </w:r>
        <w:r w:rsidR="002148D3">
          <w:t xml:space="preserve"> </w:t>
        </w:r>
        <w:r w:rsidR="002148D3" w:rsidRPr="002148D3">
          <w:t>Phylogenetic trait-based analyses of ecological networks</w:t>
        </w:r>
        <w:r w:rsidR="002148D3">
          <w:t>. Ecology</w:t>
        </w:r>
        <w:r w:rsidR="002148D3" w:rsidRPr="002148D3">
          <w:t xml:space="preserve"> 94</w:t>
        </w:r>
        <w:r w:rsidR="002148D3">
          <w:t xml:space="preserve">: </w:t>
        </w:r>
        <w:r w:rsidR="002148D3" w:rsidRPr="002148D3">
          <w:t>2321–2333</w:t>
        </w:r>
        <w:r w:rsidR="002148D3">
          <w:t>.</w:t>
        </w:r>
      </w:ins>
    </w:p>
    <w:p w14:paraId="6985048E" w14:textId="1E289F91" w:rsidR="00C304C5" w:rsidRDefault="00C304C5" w:rsidP="0002056D">
      <w:pPr>
        <w:pStyle w:val="ListParagraph"/>
        <w:spacing w:line="480" w:lineRule="auto"/>
        <w:ind w:left="0"/>
        <w:rPr>
          <w:ins w:id="657" w:author="Matthew K. Lau" w:date="2014-02-12T13:04:00Z"/>
        </w:rPr>
      </w:pPr>
      <w:ins w:id="658" w:author="Matthew K. Lau" w:date="2014-02-12T13:04:00Z">
        <w:r>
          <w:t>Rezende et al. 2007</w:t>
        </w:r>
        <w:r w:rsidR="00EC65A2">
          <w:t xml:space="preserve"> </w:t>
        </w:r>
        <w:r w:rsidR="00EC65A2" w:rsidRPr="00EC65A2">
          <w:t>Effects of phenotypic complementarity and phylogeny on the nested structure of mutualistic networks</w:t>
        </w:r>
        <w:r w:rsidR="00EC65A2">
          <w:t xml:space="preserve">. </w:t>
        </w:r>
        <w:r w:rsidR="00EC65A2" w:rsidRPr="00EC65A2">
          <w:t>Oikos 116: 1919</w:t>
        </w:r>
        <w:r w:rsidR="00EC65A2">
          <w:t>-</w:t>
        </w:r>
        <w:r w:rsidR="00EC65A2" w:rsidRPr="00EC65A2">
          <w:t>1929</w:t>
        </w:r>
        <w:r w:rsidR="00EC65A2">
          <w:t>.</w:t>
        </w:r>
      </w:ins>
    </w:p>
    <w:p w14:paraId="76D7CEF2" w14:textId="1B25F859" w:rsidR="004548D9" w:rsidRDefault="004548D9" w:rsidP="0002056D">
      <w:pPr>
        <w:pStyle w:val="ListParagraph"/>
        <w:spacing w:line="480" w:lineRule="auto"/>
        <w:ind w:left="0"/>
        <w:rPr>
          <w:ins w:id="659" w:author="Matthew K. Lau" w:date="2014-02-12T13:04:00Z"/>
        </w:rPr>
      </w:pPr>
      <w:ins w:id="660" w:author="Matthew K. Lau" w:date="2014-02-12T13:04:00Z">
        <w:r>
          <w:t xml:space="preserve">Rezende et al. 2007 </w:t>
        </w:r>
        <w:r w:rsidRPr="004548D9">
          <w:t>Non-random coextinctions in phylogenetically structured mutualistic networks</w:t>
        </w:r>
        <w:r>
          <w:t xml:space="preserve">. </w:t>
        </w:r>
        <w:r w:rsidR="00850BF5">
          <w:t xml:space="preserve">Nature </w:t>
        </w:r>
        <w:r w:rsidR="00850BF5" w:rsidRPr="00850BF5">
          <w:t>448</w:t>
        </w:r>
        <w:r w:rsidR="00850BF5">
          <w:t>: 925-928.</w:t>
        </w:r>
      </w:ins>
    </w:p>
    <w:p w14:paraId="564B71B8" w14:textId="77777777" w:rsidR="00E2572E" w:rsidRDefault="00E2572E" w:rsidP="0002056D">
      <w:pPr>
        <w:pStyle w:val="ListParagraph"/>
        <w:spacing w:line="480" w:lineRule="auto"/>
        <w:ind w:left="0"/>
        <w:rPr>
          <w:ins w:id="661" w:author="Matthew K. Lau" w:date="2014-02-12T13:04:00Z"/>
        </w:rPr>
      </w:pPr>
      <w:ins w:id="662" w:author="Matthew K. Lau" w:date="2014-02-12T13:04:00Z">
        <w:r w:rsidRPr="00E2572E">
          <w:rPr>
            <w:bCs/>
          </w:rPr>
          <w:t>Wimp, G.M</w:t>
        </w:r>
        <w:r w:rsidRPr="00E2572E">
          <w:t xml:space="preserve">., Martinsen, G.D., Floate, K.D., Bangert, R.K. and T.G. Whitham. 2005. Plant genetic determinants of arthropod community structure and diversity. EVOLUTION 59: 61-69. </w:t>
        </w:r>
      </w:ins>
    </w:p>
    <w:p w14:paraId="11939F59" w14:textId="27567FD4" w:rsidR="00C304C5" w:rsidRDefault="00C304C5" w:rsidP="0002056D">
      <w:pPr>
        <w:pStyle w:val="ListParagraph"/>
        <w:spacing w:line="480" w:lineRule="auto"/>
        <w:ind w:left="0"/>
        <w:rPr>
          <w:ins w:id="663" w:author="Matthew K. Lau" w:date="2014-02-12T13:04:00Z"/>
        </w:rPr>
      </w:pPr>
      <w:ins w:id="664" w:author="Matthew K. Lau" w:date="2014-02-12T13:04:00Z">
        <w:r>
          <w:t>Crutsinger et al. 2006</w:t>
        </w:r>
      </w:ins>
    </w:p>
    <w:p w14:paraId="6754E2E9" w14:textId="15031865" w:rsidR="00C304C5" w:rsidRDefault="00E52DF8" w:rsidP="0002056D">
      <w:pPr>
        <w:pStyle w:val="ListParagraph"/>
        <w:spacing w:line="480" w:lineRule="auto"/>
        <w:ind w:left="0"/>
        <w:rPr>
          <w:ins w:id="665" w:author="Matthew K. Lau" w:date="2014-02-12T13:04:00Z"/>
        </w:rPr>
      </w:pPr>
      <w:ins w:id="666" w:author="Matthew K. Lau" w:date="2014-02-12T13:04:00Z">
        <w:r w:rsidRPr="00E52DF8">
          <w:t xml:space="preserve">Bangert, R.K., Allan, G.J., Turek, R.J., </w:t>
        </w:r>
        <w:r w:rsidRPr="00E52DF8">
          <w:rPr>
            <w:bCs/>
          </w:rPr>
          <w:t>Wimp, G.M.</w:t>
        </w:r>
        <w:r w:rsidRPr="00E52DF8">
          <w:t>, Meneses, N., Martinsen, G.D., Keim, P., and T.G. Whitham. 2006. From genes to geography: a genetic similarity rule for arthropod community structure at multiple geographic scales. MOLECULAR ECOLOGY 15: 4215-4228.</w:t>
        </w:r>
      </w:ins>
    </w:p>
    <w:p w14:paraId="3E91ECB8" w14:textId="77777777" w:rsidR="00C304C5" w:rsidRDefault="00C304C5" w:rsidP="0002056D">
      <w:pPr>
        <w:pStyle w:val="ListParagraph"/>
        <w:spacing w:line="480" w:lineRule="auto"/>
        <w:ind w:left="0"/>
        <w:rPr>
          <w:ins w:id="667" w:author="Matthew K. Lau" w:date="2014-02-12T13:04:00Z"/>
        </w:rPr>
      </w:pPr>
      <w:ins w:id="668" w:author="Matthew K. Lau" w:date="2014-02-12T13:04:00Z">
        <w:r>
          <w:t>Keith et al. 2010</w:t>
        </w:r>
      </w:ins>
    </w:p>
    <w:p w14:paraId="7F333425" w14:textId="77777777" w:rsidR="00C304C5" w:rsidRDefault="00C304C5" w:rsidP="0002056D">
      <w:pPr>
        <w:pStyle w:val="ListParagraph"/>
        <w:spacing w:line="480" w:lineRule="auto"/>
        <w:ind w:left="0"/>
        <w:rPr>
          <w:ins w:id="669" w:author="Matthew K. Lau" w:date="2014-02-12T13:04:00Z"/>
        </w:rPr>
      </w:pPr>
      <w:ins w:id="670" w:author="Matthew K. Lau" w:date="2014-02-12T13:04:00Z">
        <w:r>
          <w:t xml:space="preserve">Johnson and Agrawal 2007 </w:t>
        </w:r>
      </w:ins>
    </w:p>
    <w:p w14:paraId="6A645F75" w14:textId="77777777" w:rsidR="00C304C5" w:rsidRDefault="00C304C5" w:rsidP="0002056D">
      <w:pPr>
        <w:pStyle w:val="ListParagraph"/>
        <w:spacing w:line="480" w:lineRule="auto"/>
        <w:ind w:left="0"/>
        <w:rPr>
          <w:ins w:id="671" w:author="Matthew K. Lau" w:date="2014-02-12T13:04:00Z"/>
        </w:rPr>
      </w:pPr>
      <w:ins w:id="672" w:author="Matthew K. Lau" w:date="2014-02-12T13:04:00Z">
        <w:r>
          <w:t>Barbour et al. 2010</w:t>
        </w:r>
      </w:ins>
    </w:p>
    <w:p w14:paraId="27AEFAA0" w14:textId="77777777" w:rsidR="00C304C5" w:rsidRDefault="00C304C5" w:rsidP="0002056D">
      <w:pPr>
        <w:pStyle w:val="ListParagraph"/>
        <w:spacing w:line="480" w:lineRule="auto"/>
        <w:ind w:left="0"/>
        <w:rPr>
          <w:ins w:id="673" w:author="Matthew K. Lau" w:date="2014-02-12T13:04:00Z"/>
        </w:rPr>
      </w:pPr>
      <w:ins w:id="674" w:author="Matthew K. Lau" w:date="2014-02-12T13:04:00Z">
        <w:r>
          <w:t xml:space="preserve">Bailey et al. 2007 </w:t>
        </w:r>
      </w:ins>
    </w:p>
    <w:p w14:paraId="7ED18DE9" w14:textId="77777777" w:rsidR="00C304C5" w:rsidRDefault="00C304C5" w:rsidP="0002056D">
      <w:pPr>
        <w:pStyle w:val="ListParagraph"/>
        <w:spacing w:line="480" w:lineRule="auto"/>
        <w:ind w:left="0"/>
        <w:rPr>
          <w:ins w:id="675" w:author="Matthew K. Lau" w:date="2014-02-12T13:04:00Z"/>
        </w:rPr>
      </w:pPr>
      <w:ins w:id="676" w:author="Matthew K. Lau" w:date="2014-02-12T13:04:00Z">
        <w:r>
          <w:t>Smith et al. 2011</w:t>
        </w:r>
      </w:ins>
    </w:p>
    <w:p w14:paraId="483E0FEA" w14:textId="77777777" w:rsidR="00C304C5" w:rsidRDefault="00C304C5" w:rsidP="0002056D">
      <w:pPr>
        <w:pStyle w:val="ListParagraph"/>
        <w:spacing w:line="480" w:lineRule="auto"/>
        <w:ind w:left="0"/>
        <w:rPr>
          <w:ins w:id="677" w:author="Matthew K. Lau" w:date="2014-02-12T13:04:00Z"/>
        </w:rPr>
      </w:pPr>
      <w:ins w:id="678" w:author="Matthew K. Lau" w:date="2014-02-12T13:04:00Z">
        <w:r>
          <w:t>Dayton 1972</w:t>
        </w:r>
      </w:ins>
    </w:p>
    <w:p w14:paraId="0FF56FFC" w14:textId="77777777" w:rsidR="00C304C5" w:rsidRDefault="00C304C5" w:rsidP="0002056D">
      <w:pPr>
        <w:pStyle w:val="ListParagraph"/>
        <w:spacing w:line="480" w:lineRule="auto"/>
        <w:ind w:left="0"/>
        <w:rPr>
          <w:ins w:id="679" w:author="Matthew K. Lau" w:date="2014-02-12T13:04:00Z"/>
        </w:rPr>
      </w:pPr>
      <w:ins w:id="680" w:author="Matthew K. Lau" w:date="2014-02-12T13:04:00Z">
        <w:r>
          <w:t>Ellison et al. 2005</w:t>
        </w:r>
      </w:ins>
    </w:p>
    <w:p w14:paraId="55D5C035" w14:textId="77777777" w:rsidR="00C304C5" w:rsidRDefault="00C304C5" w:rsidP="0002056D">
      <w:pPr>
        <w:pStyle w:val="ListParagraph"/>
        <w:spacing w:line="480" w:lineRule="auto"/>
        <w:ind w:left="0"/>
        <w:rPr>
          <w:ins w:id="681" w:author="Matthew K. Lau" w:date="2014-02-12T13:04:00Z"/>
        </w:rPr>
      </w:pPr>
      <w:ins w:id="682" w:author="Matthew K. Lau" w:date="2014-02-12T13:04:00Z">
        <w:r>
          <w:t>Martinsen et al. 2001</w:t>
        </w:r>
      </w:ins>
    </w:p>
    <w:p w14:paraId="043B8ACC" w14:textId="77777777" w:rsidR="00C304C5" w:rsidRDefault="00C304C5" w:rsidP="0002056D">
      <w:pPr>
        <w:pStyle w:val="ListParagraph"/>
        <w:spacing w:line="480" w:lineRule="auto"/>
        <w:ind w:left="0"/>
        <w:rPr>
          <w:ins w:id="683" w:author="Matthew K. Lau" w:date="2014-02-12T13:04:00Z"/>
        </w:rPr>
      </w:pPr>
      <w:ins w:id="684" w:author="Matthew K. Lau" w:date="2014-02-12T13:04:00Z">
        <w:r>
          <w:t>Keith et al. 2010</w:t>
        </w:r>
      </w:ins>
    </w:p>
    <w:p w14:paraId="7B4869E8" w14:textId="3D901E95" w:rsidR="00C304C5" w:rsidRPr="000C3431" w:rsidRDefault="00C304C5" w:rsidP="0002056D">
      <w:pPr>
        <w:pStyle w:val="ListParagraph"/>
        <w:spacing w:line="480" w:lineRule="auto"/>
        <w:ind w:left="0"/>
        <w:rPr>
          <w:ins w:id="685" w:author="Matthew K. Lau" w:date="2014-02-12T13:04:00Z"/>
        </w:rPr>
      </w:pPr>
      <w:ins w:id="686" w:author="Matthew K. Lau" w:date="2014-02-12T13:04:00Z">
        <w:r>
          <w:t>Atmar and Patterson 1993</w:t>
        </w:r>
        <w:r w:rsidR="000C3431">
          <w:t xml:space="preserve"> </w:t>
        </w:r>
        <w:r w:rsidR="000C3431" w:rsidRPr="000C3431">
          <w:rPr>
            <w:bCs/>
          </w:rPr>
          <w:t>The measure of order and disorder in the distribution of species in fragmented habitat</w:t>
        </w:r>
        <w:r w:rsidR="000C3431">
          <w:rPr>
            <w:bCs/>
          </w:rPr>
          <w:t xml:space="preserve">. Oecologia </w:t>
        </w:r>
        <w:r w:rsidR="000C3431" w:rsidRPr="000C3431">
          <w:rPr>
            <w:bCs/>
          </w:rPr>
          <w:t>96:373-382</w:t>
        </w:r>
        <w:r w:rsidR="000C3431">
          <w:rPr>
            <w:bCs/>
          </w:rPr>
          <w:t>.</w:t>
        </w:r>
      </w:ins>
    </w:p>
    <w:p w14:paraId="2413D328" w14:textId="19A7FF41" w:rsidR="00C304C5" w:rsidRDefault="00C304C5" w:rsidP="0002056D">
      <w:pPr>
        <w:pStyle w:val="ListParagraph"/>
        <w:spacing w:line="480" w:lineRule="auto"/>
        <w:ind w:left="0"/>
        <w:rPr>
          <w:ins w:id="687" w:author="Matthew K. Lau" w:date="2014-02-12T13:04:00Z"/>
        </w:rPr>
      </w:pPr>
      <w:ins w:id="688" w:author="Matthew K. Lau" w:date="2014-02-12T13:04:00Z">
        <w:r>
          <w:t>Rodr</w:t>
        </w:r>
        <w:r w:rsidR="00A05459">
          <w:t>i</w:t>
        </w:r>
        <w:r>
          <w:t>guez-Girons and Santamaria 2006</w:t>
        </w:r>
        <w:r w:rsidR="005849A2">
          <w:t xml:space="preserve"> </w:t>
        </w:r>
        <w:r w:rsidR="005849A2" w:rsidRPr="005849A2">
          <w:t>A new algorithm to calculate the nestedness temperature of presence–absence matrices</w:t>
        </w:r>
        <w:r w:rsidR="005849A2">
          <w:t>. J. Biogeogr. 33:</w:t>
        </w:r>
        <w:r w:rsidR="005849A2" w:rsidRPr="005849A2">
          <w:t xml:space="preserve"> 924–935</w:t>
        </w:r>
        <w:r w:rsidR="005849A2">
          <w:t>.</w:t>
        </w:r>
      </w:ins>
    </w:p>
    <w:p w14:paraId="27987256" w14:textId="77777777" w:rsidR="00C304C5" w:rsidRDefault="00C304C5" w:rsidP="0002056D">
      <w:pPr>
        <w:pStyle w:val="ListParagraph"/>
        <w:spacing w:line="480" w:lineRule="auto"/>
        <w:ind w:left="0"/>
        <w:rPr>
          <w:ins w:id="689" w:author="Matthew K. Lau" w:date="2014-02-12T13:04:00Z"/>
        </w:rPr>
      </w:pPr>
      <w:ins w:id="690" w:author="Matthew K. Lau" w:date="2014-02-12T13:04:00Z">
        <w:r>
          <w:t>Wright et al. 1998</w:t>
        </w:r>
      </w:ins>
    </w:p>
    <w:p w14:paraId="1E6707B0" w14:textId="77777777" w:rsidR="00C304C5" w:rsidRDefault="00C304C5" w:rsidP="0002056D">
      <w:pPr>
        <w:pStyle w:val="ListParagraph"/>
        <w:spacing w:line="480" w:lineRule="auto"/>
        <w:ind w:left="0"/>
        <w:rPr>
          <w:ins w:id="691" w:author="Matthew K. Lau" w:date="2014-02-12T13:04:00Z"/>
        </w:rPr>
      </w:pPr>
      <w:ins w:id="692" w:author="Matthew K. Lau" w:date="2014-02-12T13:04:00Z">
        <w:r>
          <w:t>Gotelli 2001</w:t>
        </w:r>
      </w:ins>
    </w:p>
    <w:p w14:paraId="719EB87C" w14:textId="77777777" w:rsidR="00C304C5" w:rsidRDefault="00C304C5" w:rsidP="0002056D">
      <w:pPr>
        <w:pStyle w:val="ListParagraph"/>
        <w:spacing w:line="480" w:lineRule="auto"/>
        <w:ind w:left="0"/>
        <w:rPr>
          <w:ins w:id="693" w:author="Matthew K. Lau" w:date="2014-02-12T13:04:00Z"/>
        </w:rPr>
      </w:pPr>
      <w:ins w:id="694" w:author="Matthew K. Lau" w:date="2014-02-12T13:04:00Z">
        <w:r>
          <w:t>Wimp et al. 2007</w:t>
        </w:r>
      </w:ins>
    </w:p>
    <w:p w14:paraId="71186D2C" w14:textId="77777777" w:rsidR="00C304C5" w:rsidRDefault="00C304C5" w:rsidP="0002056D">
      <w:pPr>
        <w:pStyle w:val="ListParagraph"/>
        <w:spacing w:line="480" w:lineRule="auto"/>
        <w:ind w:left="0"/>
        <w:rPr>
          <w:ins w:id="695" w:author="Matthew K. Lau" w:date="2014-02-12T13:04:00Z"/>
        </w:rPr>
      </w:pPr>
      <w:ins w:id="696" w:author="Matthew K. Lau" w:date="2014-02-12T13:04:00Z">
        <w:r>
          <w:t>Keith et al. 2010</w:t>
        </w:r>
      </w:ins>
    </w:p>
    <w:p w14:paraId="51212233" w14:textId="77777777" w:rsidR="00C304C5" w:rsidRDefault="00C304C5" w:rsidP="0002056D">
      <w:pPr>
        <w:pStyle w:val="ListParagraph"/>
        <w:spacing w:line="480" w:lineRule="auto"/>
        <w:ind w:left="0"/>
        <w:rPr>
          <w:ins w:id="697" w:author="Matthew K. Lau" w:date="2014-02-12T13:04:00Z"/>
        </w:rPr>
      </w:pPr>
      <w:ins w:id="698" w:author="Matthew K. Lau" w:date="2014-02-12T13:04:00Z">
        <w:r>
          <w:t>Falconer and Mackay, 1996</w:t>
        </w:r>
      </w:ins>
    </w:p>
    <w:p w14:paraId="7F29EA0C" w14:textId="77777777" w:rsidR="00C304C5" w:rsidRDefault="00C304C5" w:rsidP="0002056D">
      <w:pPr>
        <w:pStyle w:val="ListParagraph"/>
        <w:spacing w:line="480" w:lineRule="auto"/>
        <w:ind w:left="0"/>
        <w:rPr>
          <w:ins w:id="699" w:author="Matthew K. Lau" w:date="2014-02-12T13:04:00Z"/>
        </w:rPr>
      </w:pPr>
      <w:ins w:id="700" w:author="Matthew K. Lau" w:date="2014-02-12T13:04:00Z">
        <w:r>
          <w:t>Conner and Hartl 2004</w:t>
        </w:r>
      </w:ins>
    </w:p>
    <w:p w14:paraId="0604C14E" w14:textId="77777777" w:rsidR="00C304C5" w:rsidRDefault="00C304C5" w:rsidP="0002056D">
      <w:pPr>
        <w:pStyle w:val="ListParagraph"/>
        <w:spacing w:line="480" w:lineRule="auto"/>
        <w:ind w:left="0"/>
        <w:rPr>
          <w:ins w:id="701" w:author="Matthew K. Lau" w:date="2014-02-12T13:04:00Z"/>
        </w:rPr>
      </w:pPr>
      <w:ins w:id="702" w:author="Matthew K. Lau" w:date="2014-02-12T13:04:00Z">
        <w:r>
          <w:t>Ronce and Kirkpatrick 2001</w:t>
        </w:r>
      </w:ins>
    </w:p>
    <w:p w14:paraId="788B6000" w14:textId="77777777" w:rsidR="00486128" w:rsidRDefault="00221927" w:rsidP="0002056D">
      <w:pPr>
        <w:pStyle w:val="ListParagraph"/>
        <w:spacing w:line="480" w:lineRule="auto"/>
        <w:ind w:left="0"/>
        <w:rPr>
          <w:ins w:id="703" w:author="Matthew K. Lau" w:date="2014-02-12T13:04:00Z"/>
        </w:rPr>
      </w:pPr>
      <w:ins w:id="704" w:author="Matthew K. Lau" w:date="2014-02-12T13:04:00Z">
        <w:r w:rsidRPr="00221927">
          <w:t xml:space="preserve">Shuster, S.M., Lonsdorf, E.V., </w:t>
        </w:r>
        <w:r w:rsidRPr="00221927">
          <w:rPr>
            <w:bCs/>
          </w:rPr>
          <w:t>Wimp, G.M.</w:t>
        </w:r>
        <w:r w:rsidRPr="00221927">
          <w:t xml:space="preserve">, Bailey, J.K, and T.G. Whitham. 2006. Community heritability measures the evolutionary consequences of indirect genetic effects on community structure. EVOLUTION 60: 991-1003. </w:t>
        </w:r>
      </w:ins>
    </w:p>
    <w:p w14:paraId="4AE19508" w14:textId="09834C66" w:rsidR="00C304C5" w:rsidRDefault="00486128" w:rsidP="0002056D">
      <w:pPr>
        <w:pStyle w:val="ListParagraph"/>
        <w:spacing w:line="480" w:lineRule="auto"/>
        <w:ind w:left="0"/>
        <w:rPr>
          <w:ins w:id="705" w:author="Matthew K. Lau" w:date="2014-02-12T13:04:00Z"/>
        </w:rPr>
      </w:pPr>
      <w:ins w:id="706" w:author="Matthew K. Lau" w:date="2014-02-12T13:04:00Z">
        <w:r>
          <w:t xml:space="preserve">R </w:t>
        </w:r>
        <w:r w:rsidR="00C304C5">
          <w:t>Development Core Team 2014</w:t>
        </w:r>
      </w:ins>
    </w:p>
    <w:p w14:paraId="4B1F2474" w14:textId="77777777" w:rsidR="00C304C5" w:rsidRDefault="00C304C5" w:rsidP="0002056D">
      <w:pPr>
        <w:pStyle w:val="ListParagraph"/>
        <w:spacing w:line="480" w:lineRule="auto"/>
        <w:ind w:left="0"/>
        <w:rPr>
          <w:ins w:id="707" w:author="Matthew K. Lau" w:date="2014-02-12T13:04:00Z"/>
        </w:rPr>
      </w:pPr>
      <w:ins w:id="708" w:author="Matthew K. Lau" w:date="2014-02-12T13:04:00Z">
        <w:r>
          <w:t>Bates et al. 2013</w:t>
        </w:r>
      </w:ins>
    </w:p>
    <w:p w14:paraId="04C65A19" w14:textId="1E5246F0" w:rsidR="00C304C5" w:rsidRDefault="00C304C5" w:rsidP="0002056D">
      <w:pPr>
        <w:pStyle w:val="ListParagraph"/>
        <w:spacing w:line="480" w:lineRule="auto"/>
        <w:ind w:left="0"/>
        <w:rPr>
          <w:ins w:id="709" w:author="Matthew K. Lau" w:date="2014-02-12T13:04:00Z"/>
        </w:rPr>
      </w:pPr>
      <w:ins w:id="710" w:author="Matthew K. Lau" w:date="2014-02-12T13:04:00Z">
        <w:r>
          <w:t>Lau 2014</w:t>
        </w:r>
        <w:r w:rsidR="005D5589">
          <w:t xml:space="preserve"> R Package ComGenR. </w:t>
        </w:r>
        <w:r w:rsidR="00F67991">
          <w:t>v</w:t>
        </w:r>
        <w:r w:rsidR="005D5589">
          <w:t xml:space="preserve">1.0. </w:t>
        </w:r>
        <w:r w:rsidR="007603B0">
          <w:t>Comprehensive R Archive Network.</w:t>
        </w:r>
      </w:ins>
    </w:p>
    <w:p w14:paraId="487B3065" w14:textId="572513A9" w:rsidR="00C304C5" w:rsidRDefault="00C304C5" w:rsidP="0002056D">
      <w:pPr>
        <w:pStyle w:val="ListParagraph"/>
        <w:spacing w:line="480" w:lineRule="auto"/>
        <w:ind w:left="0"/>
        <w:rPr>
          <w:ins w:id="711" w:author="Matthew K. Lau" w:date="2014-02-12T13:04:00Z"/>
        </w:rPr>
      </w:pPr>
      <w:ins w:id="712" w:author="Matthew K. Lau" w:date="2014-02-12T13:04:00Z">
        <w:r>
          <w:t>Okasanen et al. 2013</w:t>
        </w:r>
        <w:r w:rsidR="00AC24D9">
          <w:t xml:space="preserve"> Vegan.</w:t>
        </w:r>
      </w:ins>
    </w:p>
    <w:p w14:paraId="38FC7F30" w14:textId="7A2D9472" w:rsidR="00C304C5" w:rsidRDefault="00C304C5" w:rsidP="0002056D">
      <w:pPr>
        <w:pStyle w:val="ListParagraph"/>
        <w:spacing w:line="480" w:lineRule="auto"/>
        <w:ind w:left="0"/>
        <w:rPr>
          <w:ins w:id="713" w:author="Matthew K. Lau" w:date="2014-02-12T13:04:00Z"/>
        </w:rPr>
      </w:pPr>
      <w:ins w:id="714" w:author="Matthew K. Lau" w:date="2014-02-12T13:04:00Z">
        <w:r>
          <w:t>Dormann et al. 2008</w:t>
        </w:r>
        <w:r w:rsidR="00AC24D9">
          <w:t xml:space="preserve"> lme4.</w:t>
        </w:r>
      </w:ins>
    </w:p>
    <w:p w14:paraId="375A4B9A" w14:textId="1784F3EE" w:rsidR="002D2CC7" w:rsidRDefault="00C852CC" w:rsidP="0002056D">
      <w:pPr>
        <w:pStyle w:val="ListParagraph"/>
        <w:spacing w:line="480" w:lineRule="auto"/>
        <w:ind w:left="0"/>
      </w:pPr>
      <w:ins w:id="715" w:author="Matthew K. Lau" w:date="2014-02-12T13:04:00Z">
        <w:r>
          <w:t xml:space="preserve">Mougi et al. 2012 </w:t>
        </w:r>
        <w:r w:rsidRPr="00C852CC">
          <w:t>Diversity of interaction types and ecological community stability. Nature.</w:t>
        </w:r>
      </w:ins>
    </w:p>
    <w:p w14:paraId="738647B0" w14:textId="1C24A3E9" w:rsidR="00101381" w:rsidRDefault="002D2CC7" w:rsidP="0002056D">
      <w:pPr>
        <w:pStyle w:val="ListParagraph"/>
        <w:spacing w:line="480" w:lineRule="auto"/>
        <w:ind w:left="0"/>
        <w:rPr>
          <w:ins w:id="716" w:author="Matthew K. Lau" w:date="2014-02-12T13:04:00Z"/>
        </w:rPr>
      </w:pPr>
      <w:del w:id="717" w:author="Matthew K. Lau" w:date="2014-02-12T17:59:00Z">
        <w:r>
          <w:br w:type="page"/>
        </w:r>
      </w:del>
      <w:del w:id="718" w:author="Matthew K. Lau" w:date="2014-02-12T13:04:00Z">
        <w:r>
          <w:br w:type="page"/>
        </w:r>
      </w:del>
      <w:ins w:id="719" w:author="Matthew K. Lau" w:date="2014-02-12T13:04:00Z">
        <w:r w:rsidR="00101381">
          <w:t xml:space="preserve">Oleson et al. 2007 </w:t>
        </w:r>
        <w:r w:rsidR="00101381" w:rsidRPr="00101381">
          <w:t>The modularity of pollination networks</w:t>
        </w:r>
        <w:r w:rsidR="00101381">
          <w:t xml:space="preserve">. PNAS </w:t>
        </w:r>
        <w:r w:rsidR="00101381" w:rsidRPr="00101381">
          <w:t>104</w:t>
        </w:r>
        <w:r w:rsidR="00101381">
          <w:t>:</w:t>
        </w:r>
        <w:r w:rsidR="00101381" w:rsidRPr="00101381">
          <w:t xml:space="preserve"> 19891–19896</w:t>
        </w:r>
      </w:ins>
    </w:p>
    <w:p w14:paraId="4558AF9D" w14:textId="77777777" w:rsidR="00563144" w:rsidRDefault="00A35F69">
      <w:pPr>
        <w:rPr>
          <w:ins w:id="720" w:author="Matthew K. Lau" w:date="2014-02-12T13:04:00Z"/>
        </w:rPr>
      </w:pPr>
      <w:ins w:id="721" w:author="Matthew K. Lau" w:date="2014-02-12T13:04:00Z">
        <w:r>
          <w:t xml:space="preserve">Smith et al. 2011 </w:t>
        </w:r>
        <w:r w:rsidRPr="00A35F69">
          <w:t>A geographic mosaic of trophic interactions and selection: trees, aphids and birds</w:t>
        </w:r>
      </w:ins>
    </w:p>
    <w:p w14:paraId="5A150E92" w14:textId="77777777" w:rsidR="00563144" w:rsidRDefault="00563144">
      <w:pPr>
        <w:rPr>
          <w:ins w:id="722" w:author="Matthew K. Lau" w:date="2014-02-12T13:04:00Z"/>
        </w:rPr>
      </w:pPr>
    </w:p>
    <w:p w14:paraId="74DCEDA6" w14:textId="77777777" w:rsidR="00563144" w:rsidRPr="00D5156F" w:rsidRDefault="00563144" w:rsidP="00563144">
      <w:pPr>
        <w:rPr>
          <w:ins w:id="723" w:author="Matthew K. Lau" w:date="2014-02-12T13:04:00Z"/>
        </w:rPr>
      </w:pPr>
      <w:ins w:id="724" w:author="Matthew K. Lau" w:date="2014-02-12T13:04:00Z">
        <w:r w:rsidRPr="00D5156F">
          <w:t>Wirta et al. 2014 http://www.pnas.org/content/111/5/1885.full.pdf</w:t>
        </w:r>
      </w:ins>
    </w:p>
    <w:p w14:paraId="5A95E7BF" w14:textId="77777777" w:rsidR="00563144" w:rsidRPr="00D5156F" w:rsidRDefault="00563144" w:rsidP="00563144">
      <w:pPr>
        <w:rPr>
          <w:ins w:id="725" w:author="Matthew K. Lau" w:date="2014-02-12T13:04:00Z"/>
        </w:rPr>
      </w:pPr>
    </w:p>
    <w:p w14:paraId="499E2599" w14:textId="65AA660F" w:rsidR="00563144" w:rsidRPr="00D5156F" w:rsidRDefault="00563144" w:rsidP="00563144">
      <w:pPr>
        <w:rPr>
          <w:ins w:id="726" w:author="Matthew K. Lau" w:date="2014-02-12T13:04:00Z"/>
        </w:rPr>
      </w:pPr>
      <w:ins w:id="727" w:author="Matthew K. Lau" w:date="2014-02-12T13:04:00Z">
        <w:r w:rsidRPr="00D5156F">
          <w:t>Gugerli et al. 2013</w:t>
        </w:r>
        <w:r w:rsidR="005D0BC8" w:rsidRPr="00D5156F">
          <w:t xml:space="preserve"> </w:t>
        </w:r>
        <w:r w:rsidRPr="00D5156F">
          <w:t>Community genetics in the time of next- generation molecular technologies</w:t>
        </w:r>
      </w:ins>
    </w:p>
    <w:p w14:paraId="32C57E94" w14:textId="77777777" w:rsidR="00A419AB" w:rsidRDefault="00A419AB" w:rsidP="00563144">
      <w:pPr>
        <w:rPr>
          <w:ins w:id="728" w:author="Matthew K. Lau" w:date="2014-02-12T13:04:00Z"/>
        </w:rPr>
      </w:pPr>
    </w:p>
    <w:p w14:paraId="7E934F50" w14:textId="77777777" w:rsidR="00A419AB" w:rsidRPr="00A419AB" w:rsidRDefault="00A419AB" w:rsidP="00A419AB">
      <w:pPr>
        <w:rPr>
          <w:ins w:id="729" w:author="Matthew K. Lau" w:date="2014-02-12T13:04:00Z"/>
        </w:rPr>
      </w:pPr>
      <w:ins w:id="730" w:author="Matthew K. Lau" w:date="2014-02-12T13:04:00Z">
        <w:r>
          <w:t xml:space="preserve">Guimaraes and Thompson 2011 </w:t>
        </w:r>
        <w:r w:rsidRPr="00A419AB">
          <w:t>Asymmetries in specialization in ant–plant</w:t>
        </w:r>
      </w:ins>
    </w:p>
    <w:p w14:paraId="50A0CA63" w14:textId="77777777" w:rsidR="00E26C39" w:rsidRDefault="00A419AB" w:rsidP="00A419AB">
      <w:pPr>
        <w:rPr>
          <w:ins w:id="731" w:author="Matthew K. Lau" w:date="2014-02-12T13:04:00Z"/>
        </w:rPr>
      </w:pPr>
      <w:ins w:id="732" w:author="Matthew K. Lau" w:date="2014-02-12T13:04:00Z">
        <w:r w:rsidRPr="00A419AB">
          <w:t>mutualistic networks</w:t>
        </w:r>
        <w:r>
          <w:t xml:space="preserve">. </w:t>
        </w:r>
        <w:r w:rsidRPr="00A419AB">
          <w:t xml:space="preserve">Proc. R. Soc. B </w:t>
        </w:r>
        <w:r>
          <w:t xml:space="preserve">273: </w:t>
        </w:r>
        <w:r w:rsidRPr="00A419AB">
          <w:t>2041–2047</w:t>
        </w:r>
      </w:ins>
    </w:p>
    <w:p w14:paraId="378E3729" w14:textId="77777777" w:rsidR="00400A48" w:rsidRDefault="00400A48" w:rsidP="00A419AB">
      <w:pPr>
        <w:rPr>
          <w:ins w:id="733" w:author="Matthew K. Lau" w:date="2014-02-12T13:04:00Z"/>
        </w:rPr>
      </w:pPr>
    </w:p>
    <w:p w14:paraId="1248892A" w14:textId="49B27B3B" w:rsidR="00400A48" w:rsidRDefault="00400A48" w:rsidP="00A419AB">
      <w:pPr>
        <w:rPr>
          <w:ins w:id="734" w:author="Matthew K. Lau" w:date="2014-02-12T13:04:00Z"/>
        </w:rPr>
      </w:pPr>
      <w:ins w:id="735" w:author="Matthew K. Lau" w:date="2014-02-12T13:04:00Z">
        <w:r>
          <w:t xml:space="preserve">Guimaraes et al. 2011 </w:t>
        </w:r>
        <w:r w:rsidRPr="00400A48">
          <w:t>Evolution and coevolution in mutualistic networks</w:t>
        </w:r>
        <w:r>
          <w:t xml:space="preserve">. </w:t>
        </w:r>
        <w:r w:rsidR="007C4788" w:rsidRPr="007C4788">
          <w:t>Ecology Letters 14: 877–885</w:t>
        </w:r>
        <w:r w:rsidR="00C224A3">
          <w:t>.</w:t>
        </w:r>
      </w:ins>
    </w:p>
    <w:p w14:paraId="48D4462C" w14:textId="77777777" w:rsidR="00E26C39" w:rsidRDefault="00E26C39" w:rsidP="00A419AB">
      <w:pPr>
        <w:rPr>
          <w:ins w:id="736" w:author="Matthew K. Lau" w:date="2014-02-12T13:04:00Z"/>
        </w:rPr>
      </w:pPr>
    </w:p>
    <w:p w14:paraId="5E4E47D9" w14:textId="1F76E950" w:rsidR="002D2CC7" w:rsidRDefault="00E26C39" w:rsidP="00A419AB">
      <w:ins w:id="737" w:author="Matthew K. Lau" w:date="2014-02-12T13:04:00Z">
        <w:r>
          <w:t xml:space="preserve">Allesina et al. </w:t>
        </w:r>
        <w:r w:rsidRPr="00E26C39">
          <w:rPr>
            <w:bCs/>
          </w:rPr>
          <w:t>A General Model for Food Web Structure</w:t>
        </w:r>
        <w:r>
          <w:t xml:space="preserve">. </w:t>
        </w:r>
        <w:r w:rsidRPr="00E26C39">
          <w:rPr>
            <w:iCs/>
          </w:rPr>
          <w:t xml:space="preserve">Science </w:t>
        </w:r>
        <w:r w:rsidRPr="00E26C39">
          <w:rPr>
            <w:bCs/>
          </w:rPr>
          <w:t>320</w:t>
        </w:r>
        <w:r>
          <w:t xml:space="preserve">: </w:t>
        </w:r>
        <w:r w:rsidRPr="00E26C39">
          <w:t>658</w:t>
        </w:r>
        <w:r>
          <w:t>.</w:t>
        </w:r>
      </w:ins>
    </w:p>
    <w:p w14:paraId="5023CDF4" w14:textId="77777777" w:rsidR="00E26C39" w:rsidRDefault="00E26C39" w:rsidP="00A419AB">
      <w:pPr>
        <w:rPr>
          <w:ins w:id="738" w:author="Matthew K. Lau" w:date="2014-02-12T13:04:00Z"/>
        </w:rPr>
      </w:pPr>
    </w:p>
    <w:p w14:paraId="112B9932" w14:textId="3F906A5B" w:rsidR="00E26C39" w:rsidRDefault="00C34324" w:rsidP="00A419AB">
      <w:pPr>
        <w:rPr>
          <w:ins w:id="739" w:author="Matthew K. Lau" w:date="2014-02-12T13:04:00Z"/>
        </w:rPr>
      </w:pPr>
      <w:ins w:id="740" w:author="Matthew K. Lau" w:date="2014-02-12T13:04:00Z">
        <w:r w:rsidRPr="00C34324">
          <w:t>Wasserman, S. &amp; Faust, K. (1994) Social network analysis: Methods and applications. Cambridge University Press, Cambridge; New York.</w:t>
        </w:r>
      </w:ins>
    </w:p>
    <w:p w14:paraId="21014350" w14:textId="77777777" w:rsidR="00E26C39" w:rsidRDefault="00E26C39">
      <w:pPr>
        <w:rPr>
          <w:ins w:id="741" w:author="Matthew K. Lau" w:date="2014-02-12T13:04:00Z"/>
          <w:b/>
        </w:rPr>
      </w:pPr>
      <w:ins w:id="742" w:author="Matthew K. Lau" w:date="2014-02-12T13:04:00Z">
        <w:r>
          <w:rPr>
            <w:b/>
          </w:rPr>
          <w:br w:type="page"/>
        </w:r>
      </w:ins>
    </w:p>
    <w:p w14:paraId="7FD1B406" w14:textId="08A0EF19"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r w:rsidR="00DD0E3C">
        <w:t xml:space="preserve">Note that the species-species network assumes random variation among individuals within a species; whereas, the genotype-species networks shows the potential for non-random variation based on the genetic similarity rule. </w:t>
      </w:r>
    </w:p>
    <w:p w14:paraId="1095FE7A" w14:textId="77777777" w:rsidR="00A122C5" w:rsidRDefault="00A122C5"/>
    <w:p w14:paraId="62071CB7" w14:textId="33599902" w:rsidR="003713A2" w:rsidRDefault="00A122C5">
      <w:del w:id="743" w:author="Matthew K. Lau" w:date="2014-02-12T13:04:00Z">
        <w:r>
          <w:delText xml:space="preserve">Figure 2. </w:delText>
        </w:r>
        <w:r w:rsidR="000E5647">
          <w:delText>Empirical bipartite genotype-</w:delText>
        </w:r>
      </w:del>
      <w:ins w:id="744" w:author="Matthew K. Lau" w:date="2014-02-12T17:59:00Z">
        <w:r w:rsidR="000E5647">
          <w:t>individual</w:t>
        </w:r>
      </w:ins>
      <w:del w:id="745" w:author="Matthew K. Lau" w:date="2014-02-12T13:04:00Z">
        <w:r w:rsidR="000E5647">
          <w:delText>individual</w:delText>
        </w:r>
      </w:del>
      <w:ins w:id="746" w:author="Matthew K. Lau" w:date="2014-02-12T13:04:00Z">
        <w:r>
          <w:t xml:space="preserve">Figure 2. </w:t>
        </w:r>
      </w:ins>
      <w:moveFromRangeStart w:id="747" w:author="Matthew K. Lau" w:date="2014-02-12T13:04:00Z" w:name="move253829601"/>
      <w:moveFrom w:id="748"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From>
      <w:moveFromRangeEnd w:id="747"/>
      <w:r w:rsidR="001632A0">
        <w:t>The barplot shows the genotypic variation in the total percent species maximums summed across all species for a given tree showing that differ genotypes significantly in the degree to which they interact with the arthropod community.</w:t>
      </w:r>
      <w:ins w:id="749" w:author="Matthew K. Lau" w:date="2014-02-12T13:04:00Z">
        <w:r w:rsidR="001632A0">
          <w:t xml:space="preserve"> </w:t>
        </w:r>
        <w:r w:rsidR="00F7124F">
          <w:t>The network shows the e</w:t>
        </w:r>
        <w:r w:rsidR="000E5647">
          <w:t>mpirical bipartite genotype-</w:t>
        </w:r>
        <w:r w:rsidR="00F7124F">
          <w:t>species</w:t>
        </w:r>
      </w:ins>
      <w:moveToRangeStart w:id="750" w:author="Matthew K. Lau" w:date="2014-02-12T13:04:00Z" w:name="move253829601"/>
      <w:moveTo w:id="751"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To>
      <w:moveToRangeEnd w:id="750"/>
    </w:p>
    <w:p w14:paraId="4FF74973" w14:textId="77777777" w:rsidR="005F6C28" w:rsidRDefault="005F6C28" w:rsidP="00C16962">
      <w:pPr>
        <w:rPr>
          <w:b/>
          <w:rPrChange w:id="752" w:author="Matthew K. Lau" w:date="2014-02-14T15:35:00Z">
            <w:rPr/>
          </w:rPrChange>
        </w:rPr>
      </w:pPr>
      <w:moveFromRangeStart w:id="753" w:author="Matthew K. Lau" w:date="2014-02-12T13:04:00Z" w:name="move253829602"/>
    </w:p>
    <w:p w14:paraId="6A0B3D60" w14:textId="03AAC661" w:rsidR="00D0507B" w:rsidRDefault="00126DB9">
      <w:pPr>
        <w:rPr>
          <w:del w:id="754" w:author="Matthew K. Lau" w:date="2014-02-12T13:04:00Z"/>
        </w:rPr>
      </w:pPr>
      <w:moveFrom w:id="755" w:author="Matthew K. Lau" w:date="2014-02-12T13:04:00Z">
        <w:r>
          <w:t xml:space="preserve">Figure </w:t>
        </w:r>
      </w:moveFrom>
      <w:moveFromRangeEnd w:id="753"/>
      <w:del w:id="756" w:author="Matthew K. Lau" w:date="2014-02-12T13:04:00Z">
        <w:r w:rsidR="0023798A">
          <w:delText>3</w:delText>
        </w:r>
        <w:r w:rsidR="003713A2">
          <w:delText xml:space="preserve">. </w:delText>
        </w:r>
        <w:r w:rsidR="000E5647">
          <w:delText xml:space="preserve">Plots of the (A) densities of tree phenotypic values and (B) the NMDS ordination of the simulated communities for each tree genotype. </w:delText>
        </w:r>
      </w:del>
    </w:p>
    <w:p w14:paraId="6ED779A0" w14:textId="77777777" w:rsidR="00D0507B" w:rsidRDefault="00D0507B">
      <w:pPr>
        <w:rPr>
          <w:del w:id="757" w:author="Hillary Cooper" w:date="2014-02-13T14:39:00Z"/>
        </w:rPr>
      </w:pPr>
    </w:p>
    <w:p w14:paraId="661B3D47" w14:textId="1E5C1217" w:rsidR="00080B9E" w:rsidRDefault="005C117B">
      <w:del w:id="758" w:author="Hillary Cooper" w:date="2014-02-13T14:39:00Z">
        <w:r>
          <w:delText xml:space="preserve">Figure </w:delText>
        </w:r>
      </w:del>
      <w:del w:id="759" w:author="Matthew K. Lau" w:date="2014-02-12T17:59:00Z">
        <w:r w:rsidR="00AD7CAA">
          <w:delText>4</w:delText>
        </w:r>
      </w:del>
      <w:del w:id="760" w:author="Matthew K. Lau" w:date="2014-02-12T13:04:00Z">
        <w:r w:rsidR="00AD7CAA">
          <w:delText>4</w:delText>
        </w:r>
      </w:del>
      <w:ins w:id="761" w:author="Matthew K. Lau" w:date="2014-02-12T13:04:00Z">
        <w:r>
          <w:t>3</w:t>
        </w:r>
      </w:ins>
      <w:del w:id="762" w:author="Hillary Cooper" w:date="2014-02-13T14:39:00Z">
        <w:r w:rsidR="00080B9E">
          <w:delText xml:space="preserve">. </w:delText>
        </w:r>
      </w:del>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1C23FAD4" w:rsidR="000E5647" w:rsidRDefault="005C117B" w:rsidP="000E5647">
      <w:r>
        <w:t xml:space="preserve">Figure </w:t>
      </w:r>
      <w:ins w:id="763" w:author="Todd Wojtowicz" w:date="2014-02-14T15:35:00Z">
        <w:r>
          <w:t>4</w:t>
        </w:r>
      </w:ins>
      <w:ins w:id="764" w:author="Helen" w:date="2014-02-14T15:35:00Z">
        <w:r>
          <w:t>4</w:t>
        </w:r>
      </w:ins>
      <w:ins w:id="765" w:author="Dana Ikeda" w:date="2014-02-14T15:30:00Z">
        <w:r>
          <w:t>4</w:t>
        </w:r>
      </w:ins>
      <w:ins w:id="766" w:author="Hillary Cooper" w:date="2014-02-13T14:39:00Z">
        <w:r>
          <w:t>4</w:t>
        </w:r>
      </w:ins>
      <w:del w:id="767" w:author="Matthew K. Lau" w:date="2014-02-12T17:59:00Z">
        <w:r w:rsidR="009D0B06">
          <w:delText>5</w:delText>
        </w:r>
      </w:del>
      <w:del w:id="768" w:author="Matthew K. Lau" w:date="2014-02-12T13:04:00Z">
        <w:r w:rsidR="009D0B06">
          <w:delText>5</w:delText>
        </w:r>
      </w:del>
      <w:ins w:id="769" w:author="Matthew K. Lau" w:date="2014-02-12T13:04:00Z">
        <w:r>
          <w:t>4</w:t>
        </w:r>
      </w:ins>
      <w:r w:rsidR="009D0B06">
        <w:t xml:space="preserve">. </w:t>
      </w:r>
      <w:r w:rsidR="000E5647">
        <w:t>Scatterplots showing the relationship between selection intensity and the percent trees removed for the first extinction metric (see methods) for (A) high</w:t>
      </w:r>
      <w:r w:rsidR="00BF782A">
        <w:t xml:space="preserve"> </w:t>
      </w:r>
      <w:ins w:id="770" w:author="Matthew K. Lau" w:date="2014-02-12T13:04:00Z">
        <w:r w:rsidR="00BF782A">
          <w:t>(=equal carrying capacities)</w:t>
        </w:r>
        <w:r w:rsidR="000E5647">
          <w:t xml:space="preserve"> </w:t>
        </w:r>
      </w:ins>
      <w:r w:rsidR="000E5647">
        <w:t xml:space="preserve">and (B) low evenness </w:t>
      </w:r>
      <w:ins w:id="771" w:author="Matthew K. Lau" w:date="2014-02-12T13:04:00Z">
        <w:r w:rsidR="00BF782A">
          <w:t xml:space="preserve">(i.e. high diversity, Poisson distributed carrying capacities) </w:t>
        </w:r>
      </w:ins>
      <w:r w:rsidR="000E5647">
        <w:t xml:space="preserve">communities for three tree individual removal scenarios: </w:t>
      </w:r>
      <w:commentRangeStart w:id="772"/>
      <w:r w:rsidR="000E5647">
        <w:t>red = random, green = preference for higher connectedness and blue = preference for phenotypic similarity.</w:t>
      </w:r>
      <w:commentRangeEnd w:id="772"/>
      <w:r w:rsidR="000E5647">
        <w:rPr>
          <w:rStyle w:val="CommentReference"/>
        </w:rPr>
        <w:commentReference w:id="772"/>
      </w:r>
      <w:del w:id="773" w:author="Matthew K. Lau" w:date="2014-02-12T13:04:00Z">
        <w:r w:rsidR="000E5647">
          <w:delText xml:space="preserve"> </w:delText>
        </w:r>
      </w:del>
      <w:r w:rsidR="002564CD">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commentRangeStart w:id="774"/>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commentRangeEnd w:id="774"/>
      <w:r w:rsidR="00FC3EF5">
        <w:rPr>
          <w:rStyle w:val="CommentReference"/>
        </w:rPr>
        <w:commentReference w:id="774"/>
      </w:r>
    </w:p>
    <w:p w14:paraId="7E3FE43C" w14:textId="77777777" w:rsidR="006428F5" w:rsidRDefault="006428F5">
      <w:r>
        <w:br w:type="page"/>
      </w:r>
    </w:p>
    <w:p w14:paraId="7423C46F" w14:textId="7300FA7D" w:rsidR="006428F5" w:rsidRDefault="00F75627">
      <w:r>
        <w:t>Figure 2</w:t>
      </w:r>
      <w:r w:rsidR="006428F5">
        <w:t xml:space="preserve">. </w:t>
      </w:r>
    </w:p>
    <w:p w14:paraId="75E20A67" w14:textId="77777777" w:rsidR="006428F5" w:rsidRDefault="006428F5">
      <w:pPr>
        <w:rPr>
          <w:del w:id="775" w:author="Matthew K. Lau" w:date="2014-02-13T14:39:00Z"/>
        </w:rPr>
      </w:pPr>
    </w:p>
    <w:p w14:paraId="2E3B507B" w14:textId="2D1AF6C5" w:rsidR="006428F5" w:rsidRDefault="009F226C">
      <w:pPr>
        <w:rPr>
          <w:ins w:id="776" w:author="Matthew K. Lau" w:date="2014-02-13T14:39:00Z"/>
        </w:rPr>
      </w:pPr>
      <w:commentRangeStart w:id="777"/>
      <w:del w:id="778" w:author="Matthew K. Lau" w:date="2014-02-13T14:39:00Z">
        <w:r>
          <w:rPr>
            <w:noProof/>
          </w:rPr>
          <w:drawing>
            <wp:inline distT="0" distB="0" distL="0" distR="0" wp14:anchorId="125337FF" wp14:editId="1D97FC7E">
              <wp:extent cx="4990443" cy="4066911"/>
              <wp:effectExtent l="0" t="0" r="0" b="0"/>
              <wp:docPr id="20" name="Picture 20"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del>
      <w:commentRangeEnd w:id="777"/>
      <w:ins w:id="779" w:author="Thomas Whitham" w:date="2014-02-11T16:54:00Z">
        <w:r w:rsidR="00317444" w:rsidRPr="00317444">
          <w:rPr>
            <w:noProof/>
          </w:rPr>
          <w:drawing>
            <wp:inline distT="0" distB="0" distL="0" distR="0" wp14:anchorId="728F6AD4" wp14:editId="030232B1">
              <wp:extent cx="1283277" cy="2528248"/>
              <wp:effectExtent l="0" t="0" r="0" b="5715"/>
              <wp:docPr id="8" name="Picture 12" descr="_DSC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_DSC8496.jpg"/>
                      <pic:cNvPicPr>
                        <a:picLocks noChangeAspect="1"/>
                      </pic:cNvPicPr>
                    </pic:nvPicPr>
                    <pic:blipFill>
                      <a:blip r:embed="rId18" cstate="print"/>
                      <a:srcRect/>
                      <a:stretch>
                        <a:fillRect/>
                      </a:stretch>
                    </pic:blipFill>
                    <pic:spPr bwMode="auto">
                      <a:xfrm>
                        <a:off x="0" y="0"/>
                        <a:ext cx="1283277" cy="2528248"/>
                      </a:xfrm>
                      <a:prstGeom prst="rect">
                        <a:avLst/>
                      </a:prstGeom>
                      <a:noFill/>
                      <a:ln w="9525">
                        <a:noFill/>
                        <a:miter lim="800000"/>
                        <a:headEnd/>
                        <a:tailEnd/>
                      </a:ln>
                    </pic:spPr>
                  </pic:pic>
                </a:graphicData>
              </a:graphic>
            </wp:inline>
          </w:drawing>
        </w:r>
      </w:ins>
      <w:r w:rsidR="000C6192">
        <w:rPr>
          <w:rStyle w:val="CommentReference"/>
        </w:rPr>
        <w:commentReference w:id="777"/>
      </w:r>
      <w:del w:id="780" w:author="Matthew K. Lau" w:date="2014-02-14T15:30:00Z">
        <w:r w:rsidR="004A0EF8">
          <w:rPr>
            <w:noProof/>
          </w:rPr>
          <w:drawing>
            <wp:inline distT="0" distB="0" distL="0" distR="0" wp14:anchorId="7E79AF9D" wp14:editId="1D532840">
              <wp:extent cx="3055155" cy="5078994"/>
              <wp:effectExtent l="0" t="0" r="0" b="1270"/>
              <wp:docPr id="25" name="Picture 25"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r w:rsidR="00317444">
        <w:rPr>
          <w:rStyle w:val="CommentReference"/>
        </w:rPr>
        <w:commentReference w:id="781"/>
      </w:r>
      <w:del w:id="782" w:author="Matthew K. Lau" w:date="2014-02-13T14:39:00Z">
        <w:r w:rsidR="004A0EF8">
          <w:rPr>
            <w:noProof/>
          </w:rPr>
          <w:drawing>
            <wp:inline distT="0" distB="0" distL="0" distR="0" wp14:anchorId="55B4ABCB" wp14:editId="0F2F6497">
              <wp:extent cx="3055155" cy="5078994"/>
              <wp:effectExtent l="0" t="0" r="0" b="1270"/>
              <wp:docPr id="21" name="Picture 2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p>
    <w:p w14:paraId="11B3FC91" w14:textId="4186789A" w:rsidR="004A0EF8" w:rsidRDefault="009F226C" w:rsidP="004A0EF8">
      <w:commentRangeStart w:id="783"/>
      <w:ins w:id="784" w:author="Matthew K. Lau" w:date="2014-02-13T14:39:00Z">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783"/>
        <w:r w:rsidR="000C6192">
          <w:rPr>
            <w:rStyle w:val="CommentReference"/>
          </w:rPr>
          <w:commentReference w:id="783"/>
        </w:r>
        <w:commentRangeStart w:id="785"/>
        <w:commentRangeStart w:id="786"/>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785"/>
        <w:commentRangeEnd w:id="786"/>
        <w:r w:rsidR="006A3D9C">
          <w:rPr>
            <w:rStyle w:val="CommentReference"/>
          </w:rPr>
          <w:commentReference w:id="785"/>
        </w:r>
      </w:ins>
      <w:r w:rsidR="00FD75D3">
        <w:rPr>
          <w:rStyle w:val="CommentReference"/>
        </w:rPr>
        <w:commentReference w:id="786"/>
      </w:r>
    </w:p>
    <w:p w14:paraId="464BDE3C" w14:textId="2832A02A" w:rsidR="0027111C" w:rsidRDefault="00FE4D5A">
      <w:pPr>
        <w:rPr>
          <w:del w:id="787" w:author="Matthew K. Lau" w:date="2014-02-12T13:04:00Z"/>
        </w:rPr>
      </w:pPr>
      <w:r>
        <w:t>Figure 3</w:t>
      </w:r>
      <w:r w:rsidR="00A50C9A">
        <w:t>.</w:t>
      </w:r>
      <w:del w:id="788" w:author="Matthew K. Lau" w:date="2014-02-13T14:39:00Z">
        <w:r w:rsidR="00A50C9A">
          <w:delText xml:space="preserve"> </w:delText>
        </w:r>
      </w:del>
    </w:p>
    <w:p w14:paraId="07F12535" w14:textId="70F0D6B5" w:rsidR="0027111C" w:rsidRDefault="0027111C">
      <w:pPr>
        <w:rPr>
          <w:del w:id="789" w:author="Matthew K. Lau" w:date="2014-02-12T13:04:00Z"/>
        </w:rPr>
      </w:pPr>
    </w:p>
    <w:p w14:paraId="011874D7" w14:textId="393744A6" w:rsidR="004A0EF8" w:rsidRDefault="004A0EF8" w:rsidP="004A0EF8">
      <w:pPr>
        <w:rPr>
          <w:del w:id="790" w:author="Matthew K. Lau" w:date="2014-02-12T13:04:00Z"/>
        </w:rPr>
      </w:pPr>
      <w:commentRangeStart w:id="791"/>
      <w:ins w:id="792" w:author="Hillary Cooper" w:date="2014-02-13T14:39:00Z">
        <w:r>
          <w:rPr>
            <w:noProof/>
          </w:rPr>
          <w:drawing>
            <wp:inline distT="0" distB="0" distL="0" distR="0" wp14:anchorId="18516288" wp14:editId="053DC72A">
              <wp:extent cx="4575395" cy="3938567"/>
              <wp:effectExtent l="0" t="0" r="0" b="0"/>
              <wp:docPr id="22" name="Picture 22"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791"/>
        <w:r w:rsidR="008E0F1A">
          <w:rPr>
            <w:rStyle w:val="CommentReference"/>
          </w:rPr>
          <w:commentReference w:id="791"/>
        </w:r>
        <w:r>
          <w:rPr>
            <w:noProof/>
          </w:rPr>
          <w:drawing>
            <wp:inline distT="0" distB="0" distL="0" distR="0" wp14:anchorId="2E0E3BE0" wp14:editId="731BBAE4">
              <wp:extent cx="3543300" cy="4016970"/>
              <wp:effectExtent l="0" t="0" r="0" b="0"/>
              <wp:docPr id="23" name="Picture 2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ins>
    </w:p>
    <w:p w14:paraId="2246FF53" w14:textId="6CCB39E4" w:rsidR="004A0EF8" w:rsidRDefault="00C036C5" w:rsidP="004A0EF8">
      <w:pPr>
        <w:rPr>
          <w:del w:id="793" w:author="Matthew K. Lau" w:date="2014-02-12T13:04:00Z"/>
        </w:rPr>
      </w:pPr>
      <w:del w:id="794" w:author="Matthew K. Lau" w:date="2014-02-12T17:59:00Z">
        <w:r>
          <w:rPr>
            <w:noProof/>
          </w:rPr>
          <mc:AlternateContent>
            <mc:Choice Requires="wps">
              <w:drawing>
                <wp:anchor distT="0" distB="0" distL="114300" distR="114300" simplePos="0" relativeHeight="25168486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E26956" w14:textId="77777777" w:rsidR="00C65204" w:rsidRPr="0023798A" w:rsidRDefault="00C65204" w:rsidP="004A0EF8">
                              <w:pPr>
                                <w:rPr>
                                  <w:del w:id="795" w:author="Matthew K. Lau" w:date="2014-02-12T17:59:00Z"/>
                                  <w:b/>
                                  <w:sz w:val="28"/>
                                  <w:szCs w:val="28"/>
                                </w:rPr>
                              </w:pPr>
                              <w:del w:id="796" w:author="Matthew K. Lau" w:date="2014-02-12T17:5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27pt;margin-top:51.05pt;width:27pt;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" filled="f" stroked="f">
                  <v:textbox>
                    <w:txbxContent>
                      <w:p w14:paraId="29E26956" w14:textId="77777777" w:rsidR="00C65204" w:rsidRPr="0023798A" w:rsidRDefault="00C65204" w:rsidP="004A0EF8">
                        <w:pPr>
                          <w:rPr>
                            <w:del w:id="797" w:author="Matthew K. Lau" w:date="2014-02-12T17:59:00Z"/>
                            <w:b/>
                            <w:sz w:val="28"/>
                            <w:szCs w:val="28"/>
                          </w:rPr>
                        </w:pPr>
                        <w:del w:id="798" w:author="Matthew K. Lau" w:date="2014-02-12T17:5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FD0FF" w14:textId="77777777" w:rsidR="00C65204" w:rsidRPr="0023798A" w:rsidRDefault="00C65204" w:rsidP="004A0EF8">
                              <w:pPr>
                                <w:rPr>
                                  <w:del w:id="799" w:author="Matthew K. Lau" w:date="2014-02-12T17:59:00Z"/>
                                  <w:b/>
                                  <w:sz w:val="28"/>
                                  <w:szCs w:val="28"/>
                                </w:rPr>
                              </w:pPr>
                              <w:del w:id="800" w:author="Matthew K. Lau" w:date="2014-02-12T17:5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252pt;margin-top:54pt;width:27pt;height: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PAt8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" filled="f" stroked="f">
                  <v:textbox>
                    <w:txbxContent>
                      <w:p w14:paraId="6DEFD0FF" w14:textId="77777777" w:rsidR="00C65204" w:rsidRPr="0023798A" w:rsidRDefault="00C65204" w:rsidP="004A0EF8">
                        <w:pPr>
                          <w:rPr>
                            <w:del w:id="801" w:author="Matthew K. Lau" w:date="2014-02-12T17:59:00Z"/>
                            <w:b/>
                            <w:sz w:val="28"/>
                            <w:szCs w:val="28"/>
                          </w:rPr>
                        </w:pPr>
                        <w:del w:id="802" w:author="Matthew K. Lau" w:date="2014-02-12T17:59:00Z">
                          <w:r>
                            <w:rPr>
                              <w:b/>
                              <w:sz w:val="28"/>
                              <w:szCs w:val="28"/>
                            </w:rPr>
                            <w:delText>B</w:delText>
                          </w:r>
                        </w:del>
                      </w:p>
                    </w:txbxContent>
                  </v:textbox>
                  <w10:wrap anchorx="margin" anchory="margin"/>
                </v:shape>
              </w:pict>
            </mc:Fallback>
          </mc:AlternateContent>
        </w:r>
      </w:del>
      <w:del w:id="803" w:author="Matthew K. Lau" w:date="2014-02-12T13:04:00Z">
        <w:r>
          <w:rPr>
            <w:noProof/>
          </w:rPr>
          <mc:AlternateContent>
            <mc:Choice Requires="wps">
              <w:drawing>
                <wp:anchor distT="0" distB="0" distL="114300" distR="114300" simplePos="0" relativeHeight="251681792"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C65204" w:rsidRPr="0023798A" w:rsidRDefault="00C65204" w:rsidP="004A0EF8">
                              <w:pPr>
                                <w:rPr>
                                  <w:del w:id="804" w:author="Matthew K. Lau" w:date="2014-02-12T13:04:00Z"/>
                                  <w:b/>
                                  <w:sz w:val="28"/>
                                  <w:szCs w:val="28"/>
                                </w:rPr>
                              </w:pPr>
                              <w:del w:id="805" w:author="Matthew K. Lau" w:date="2014-02-12T13:04: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27pt;margin-top:51.05pt;width:27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rXfM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" filled="f" stroked="f">
                  <v:textbox>
                    <w:txbxContent>
                      <w:p w14:paraId="3F56D439" w14:textId="77777777" w:rsidR="00C65204" w:rsidRPr="0023798A" w:rsidRDefault="00C65204" w:rsidP="004A0EF8">
                        <w:pPr>
                          <w:rPr>
                            <w:del w:id="806" w:author="Matthew K. Lau" w:date="2014-02-12T13:04:00Z"/>
                            <w:b/>
                            <w:sz w:val="28"/>
                            <w:szCs w:val="28"/>
                          </w:rPr>
                        </w:pPr>
                        <w:del w:id="807" w:author="Matthew K. Lau" w:date="2014-02-12T13:04: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C65204" w:rsidRPr="0023798A" w:rsidRDefault="00C65204" w:rsidP="004A0EF8">
                              <w:pPr>
                                <w:rPr>
                                  <w:del w:id="808" w:author="Matthew K. Lau" w:date="2014-02-12T13:04:00Z"/>
                                  <w:b/>
                                  <w:sz w:val="28"/>
                                  <w:szCs w:val="28"/>
                                </w:rPr>
                              </w:pPr>
                              <w:del w:id="809" w:author="Matthew K. Lau" w:date="2014-02-12T13:04: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252pt;margin-top:54pt;width:27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GJb80CAAAW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" filled="f" stroked="f">
                  <v:textbox>
                    <w:txbxContent>
                      <w:p w14:paraId="6DCF28A3" w14:textId="77777777" w:rsidR="00C65204" w:rsidRPr="0023798A" w:rsidRDefault="00C65204" w:rsidP="004A0EF8">
                        <w:pPr>
                          <w:rPr>
                            <w:del w:id="810" w:author="Matthew K. Lau" w:date="2014-02-12T13:04:00Z"/>
                            <w:b/>
                            <w:sz w:val="28"/>
                            <w:szCs w:val="28"/>
                          </w:rPr>
                        </w:pPr>
                        <w:del w:id="811" w:author="Matthew K. Lau" w:date="2014-02-12T13:04:00Z">
                          <w:r>
                            <w:rPr>
                              <w:b/>
                              <w:sz w:val="28"/>
                              <w:szCs w:val="28"/>
                            </w:rPr>
                            <w:delText>B</w:delText>
                          </w:r>
                        </w:del>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13" name="Picture 13"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17" name="Picture 1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delText xml:space="preserve">  </w:delText>
        </w:r>
      </w:del>
    </w:p>
    <w:p w14:paraId="492D0997" w14:textId="77777777" w:rsidR="0027111C" w:rsidRDefault="0027111C">
      <w:pPr>
        <w:rPr>
          <w:del w:id="812" w:author="Matthew K. Lau" w:date="2014-02-12T13:04:00Z"/>
        </w:rPr>
      </w:pPr>
    </w:p>
    <w:p w14:paraId="5FD5CD8E" w14:textId="7FD9F277" w:rsidR="0027111C" w:rsidRDefault="0027111C">
      <w:pPr>
        <w:rPr>
          <w:del w:id="813" w:author="Matthew K. Lau" w:date="2014-02-12T13:04:00Z"/>
        </w:rPr>
      </w:pPr>
    </w:p>
    <w:p w14:paraId="32AD98C4" w14:textId="77777777" w:rsidR="005E1AA6" w:rsidRDefault="005E1AA6">
      <w:pPr>
        <w:rPr>
          <w:del w:id="814" w:author="Matthew K. Lau" w:date="2014-02-12T13:04:00Z"/>
        </w:rPr>
      </w:pPr>
      <w:del w:id="815" w:author="Matthew K. Lau" w:date="2014-02-12T13:04:00Z">
        <w:r>
          <w:br w:type="page"/>
        </w:r>
      </w:del>
    </w:p>
    <w:p w14:paraId="4DC286C6" w14:textId="45F17CBD" w:rsidR="00A50C9A" w:rsidRDefault="00A50C9A">
      <w:del w:id="816" w:author="Matthew K. Lau" w:date="2014-02-12T13:04:00Z">
        <w:r>
          <w:delText>Figure 4.</w:delText>
        </w:r>
      </w:del>
      <w:r>
        <w:t xml:space="preserve"> </w:t>
      </w:r>
    </w:p>
    <w:p w14:paraId="05F3EC51" w14:textId="77777777" w:rsidR="00807D6F" w:rsidRDefault="00807D6F">
      <w:pPr>
        <w:rPr>
          <w:rPrChange w:id="817" w:author="Matthew K. Lau" w:date="2014-02-14T15:35:00Z">
            <w:rPr>
              <w:b/>
            </w:rPr>
          </w:rPrChange>
        </w:rPr>
      </w:pPr>
    </w:p>
    <w:p w14:paraId="11201165" w14:textId="77777777" w:rsidR="004A0EF8" w:rsidRDefault="004A0EF8" w:rsidP="00C16962">
      <w:pPr>
        <w:rPr>
          <w:ins w:id="818" w:author="Hillary Cooper" w:date="2014-02-13T14:39:00Z"/>
          <w:b/>
        </w:rPr>
      </w:pPr>
    </w:p>
    <w:p w14:paraId="313C64B5" w14:textId="0731B55A" w:rsidR="004A0EF8" w:rsidRDefault="00054B3D" w:rsidP="004A0EF8">
      <w:pPr>
        <w:rPr>
          <w:del w:id="819" w:author="Hillary Cooper" w:date="2014-02-13T14:39:00Z"/>
        </w:rPr>
        <w:sectPr w:rsidR="004A0EF8" w:rsidSect="00A96D63">
          <w:pgSz w:w="15840" w:h="12240" w:orient="landscape"/>
          <w:pgMar w:top="1800" w:right="1440" w:bottom="1800" w:left="1440" w:header="720" w:footer="720" w:gutter="0"/>
          <w:cols w:space="720"/>
          <w:docGrid w:linePitch="360"/>
        </w:sectPr>
      </w:pPr>
      <w:ins w:id="820" w:author="Todd Wojtowicz" w:date="2014-02-14T15:35:00Z">
        <w:r>
          <w:rPr>
            <w:noProof/>
          </w:rPr>
          <w:pict w14:anchorId="2B5A4DCA">
            <v:shape id="_x0000_s1038" type="#_x0000_t202" style="position:absolute;margin-left:279pt;margin-top:63pt;width:27pt;height:2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D442FF" w14:textId="77777777" w:rsidR="00C65204" w:rsidRPr="0023798A" w:rsidRDefault="00C65204" w:rsidP="004A0EF8">
                    <w:pPr>
                      <w:rPr>
                        <w:ins w:id="821" w:author="Todd Wojtowicz" w:date="2014-02-14T15:35:00Z"/>
                        <w:b/>
                        <w:sz w:val="28"/>
                        <w:szCs w:val="28"/>
                      </w:rPr>
                    </w:pPr>
                    <w:ins w:id="822" w:author="Todd Wojtowicz" w:date="2014-02-14T15:35:00Z">
                      <w:r w:rsidRPr="0023798A">
                        <w:rPr>
                          <w:b/>
                          <w:sz w:val="28"/>
                          <w:szCs w:val="28"/>
                        </w:rPr>
                        <w:t>A</w:t>
                      </w:r>
                    </w:ins>
                  </w:p>
                </w:txbxContent>
              </v:textbox>
              <w10:wrap anchorx="margin" anchory="margin"/>
            </v:shape>
          </w:pict>
        </w:r>
        <w:r>
          <w:rPr>
            <w:noProof/>
          </w:rPr>
          <w:pict w14:anchorId="42670FC1">
            <v:shape id="_x0000_s1039" type="#_x0000_t202" style="position:absolute;margin-left:612pt;margin-top:63pt;width:27pt;height:2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5B68D5CD" w14:textId="77777777" w:rsidR="00C65204" w:rsidRPr="0023798A" w:rsidRDefault="00C65204" w:rsidP="004A0EF8">
                    <w:pPr>
                      <w:rPr>
                        <w:ins w:id="823" w:author="Todd Wojtowicz" w:date="2014-02-14T15:35:00Z"/>
                        <w:b/>
                        <w:sz w:val="28"/>
                        <w:szCs w:val="28"/>
                      </w:rPr>
                    </w:pPr>
                    <w:ins w:id="824" w:author="Todd Wojtowicz" w:date="2014-02-14T15:35:00Z">
                      <w:r>
                        <w:rPr>
                          <w:b/>
                          <w:sz w:val="28"/>
                          <w:szCs w:val="28"/>
                        </w:rPr>
                        <w:t>B</w:t>
                      </w:r>
                    </w:ins>
                  </w:p>
                </w:txbxContent>
              </v:textbox>
              <w10:wrap anchorx="margin" anchory="margin"/>
            </v:shape>
          </w:pict>
        </w:r>
      </w:ins>
      <w:ins w:id="825" w:author="Helen" w:date="2014-02-14T15:35:00Z">
        <w:r>
          <w:rPr>
            <w:noProof/>
          </w:rPr>
          <w:pict w14:anchorId="2336D563">
            <v:shape id="_x0000_s1034" type="#_x0000_t202" style="position:absolute;margin-left:279pt;margin-top:63pt;width:27pt;height:27pt;z-index:251700224;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73E5D2A" w14:textId="77777777" w:rsidR="00C65204" w:rsidRPr="0023798A" w:rsidRDefault="00C65204" w:rsidP="004A0EF8">
                    <w:pPr>
                      <w:rPr>
                        <w:ins w:id="826" w:author="Helen" w:date="2014-02-14T15:35:00Z"/>
                        <w:b/>
                        <w:sz w:val="28"/>
                        <w:szCs w:val="28"/>
                      </w:rPr>
                    </w:pPr>
                    <w:ins w:id="827" w:author="Helen" w:date="2014-02-14T15:35:00Z">
                      <w:r w:rsidRPr="0023798A">
                        <w:rPr>
                          <w:b/>
                          <w:sz w:val="28"/>
                          <w:szCs w:val="28"/>
                        </w:rPr>
                        <w:t>A</w:t>
                      </w:r>
                    </w:ins>
                  </w:p>
                </w:txbxContent>
              </v:textbox>
              <w10:wrap anchorx="margin" anchory="margin"/>
            </v:shape>
          </w:pict>
        </w:r>
        <w:r>
          <w:rPr>
            <w:noProof/>
          </w:rPr>
          <w:pict w14:anchorId="09A4EDAB">
            <v:shape id="_x0000_s1035" type="#_x0000_t202" style="position:absolute;margin-left:612pt;margin-top:63pt;width:27pt;height:27pt;z-index:251701248;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72829086" w14:textId="77777777" w:rsidR="00C65204" w:rsidRPr="0023798A" w:rsidRDefault="00C65204" w:rsidP="004A0EF8">
                    <w:pPr>
                      <w:rPr>
                        <w:ins w:id="828" w:author="Helen" w:date="2014-02-14T15:35:00Z"/>
                        <w:b/>
                        <w:sz w:val="28"/>
                        <w:szCs w:val="28"/>
                      </w:rPr>
                    </w:pPr>
                    <w:ins w:id="829" w:author="Helen" w:date="2014-02-14T15:35:00Z">
                      <w:r>
                        <w:rPr>
                          <w:b/>
                          <w:sz w:val="28"/>
                          <w:szCs w:val="28"/>
                        </w:rPr>
                        <w:t>B</w:t>
                      </w:r>
                    </w:ins>
                  </w:p>
                </w:txbxContent>
              </v:textbox>
              <w10:wrap anchorx="margin" anchory="margin"/>
            </v:shape>
          </w:pict>
        </w:r>
      </w:ins>
      <w:ins w:id="830" w:author="Dana Ikeda" w:date="2014-02-14T15:30:00Z">
        <w:r>
          <w:rPr>
            <w:noProof/>
          </w:rPr>
          <w:pict w14:anchorId="1A3BEFCD">
            <v:shape id="_x0000_s1030" type="#_x0000_t202" style="position:absolute;margin-left:279pt;margin-top:63pt;width:27pt;height:2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6DED07E" w14:textId="77777777" w:rsidR="00C65204" w:rsidRPr="0023798A" w:rsidRDefault="00C65204" w:rsidP="004A0EF8">
                    <w:pPr>
                      <w:rPr>
                        <w:ins w:id="831" w:author="Dana Ikeda" w:date="2014-02-14T15:30:00Z"/>
                        <w:b/>
                        <w:sz w:val="28"/>
                        <w:szCs w:val="28"/>
                      </w:rPr>
                    </w:pPr>
                    <w:ins w:id="832" w:author="Dana Ikeda" w:date="2014-02-14T15:30:00Z">
                      <w:r w:rsidRPr="0023798A">
                        <w:rPr>
                          <w:b/>
                          <w:sz w:val="28"/>
                          <w:szCs w:val="28"/>
                        </w:rPr>
                        <w:t>A</w:t>
                      </w:r>
                    </w:ins>
                  </w:p>
                </w:txbxContent>
              </v:textbox>
              <w10:wrap anchorx="margin" anchory="margin"/>
            </v:shape>
          </w:pict>
        </w:r>
        <w:r>
          <w:rPr>
            <w:noProof/>
          </w:rPr>
          <w:pict w14:anchorId="086B4911">
            <v:shape id="_x0000_s1031" type="#_x0000_t202" style="position:absolute;margin-left:612pt;margin-top:63pt;width:27pt;height:2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CFA99B8" w14:textId="77777777" w:rsidR="00C65204" w:rsidRPr="0023798A" w:rsidRDefault="00C65204" w:rsidP="004A0EF8">
                    <w:pPr>
                      <w:rPr>
                        <w:ins w:id="833" w:author="Dana Ikeda" w:date="2014-02-14T15:30:00Z"/>
                        <w:b/>
                        <w:sz w:val="28"/>
                        <w:szCs w:val="28"/>
                      </w:rPr>
                    </w:pPr>
                    <w:ins w:id="834" w:author="Dana Ikeda" w:date="2014-02-14T15:30:00Z">
                      <w:r>
                        <w:rPr>
                          <w:b/>
                          <w:sz w:val="28"/>
                          <w:szCs w:val="28"/>
                        </w:rPr>
                        <w:t>B</w:t>
                      </w:r>
                    </w:ins>
                  </w:p>
                </w:txbxContent>
              </v:textbox>
              <w10:wrap anchorx="margin" anchory="margin"/>
            </v:shape>
          </w:pict>
        </w:r>
      </w:ins>
      <w:ins w:id="835" w:author="Hillary Cooper" w:date="2014-02-13T14:39:00Z">
        <w:r>
          <w:rPr>
            <w:noProof/>
          </w:rPr>
          <w:pict w14:anchorId="19DD96C3">
            <v:shape id="Text Box 15" o:spid="_x0000_s1026" type="#_x0000_t202" style="position:absolute;margin-left:279pt;margin-top:63pt;width:27pt;height:2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9DEE5D" w14:textId="77777777" w:rsidR="00C65204" w:rsidRPr="0023798A" w:rsidRDefault="00C65204" w:rsidP="004A0EF8">
                    <w:pPr>
                      <w:rPr>
                        <w:ins w:id="836" w:author="Hillary Cooper" w:date="2014-02-13T14:39:00Z"/>
                        <w:b/>
                        <w:sz w:val="28"/>
                        <w:szCs w:val="28"/>
                      </w:rPr>
                    </w:pPr>
                    <w:ins w:id="837" w:author="Hillary Cooper" w:date="2014-02-13T14:39:00Z">
                      <w:r w:rsidRPr="0023798A">
                        <w:rPr>
                          <w:b/>
                          <w:sz w:val="28"/>
                          <w:szCs w:val="28"/>
                        </w:rPr>
                        <w:t>A</w:t>
                      </w:r>
                    </w:ins>
                  </w:p>
                </w:txbxContent>
              </v:textbox>
              <w10:wrap anchorx="margin" anchory="margin"/>
            </v:shape>
          </w:pict>
        </w:r>
        <w:r>
          <w:rPr>
            <w:noProof/>
          </w:rPr>
          <w:pict w14:anchorId="64ED81EB">
            <v:shape id="Text Box 16" o:spid="_x0000_s1027" type="#_x0000_t202" style="position:absolute;margin-left:612pt;margin-top:63pt;width:27pt;height:2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589470E" w14:textId="77777777" w:rsidR="00C65204" w:rsidRPr="0023798A" w:rsidRDefault="00C65204" w:rsidP="004A0EF8">
                    <w:pPr>
                      <w:rPr>
                        <w:ins w:id="838" w:author="Hillary Cooper" w:date="2014-02-13T14:39:00Z"/>
                        <w:b/>
                        <w:sz w:val="28"/>
                        <w:szCs w:val="28"/>
                      </w:rPr>
                    </w:pPr>
                    <w:ins w:id="839" w:author="Hillary Cooper" w:date="2014-02-13T14:39:00Z">
                      <w:r>
                        <w:rPr>
                          <w:b/>
                          <w:sz w:val="28"/>
                          <w:szCs w:val="28"/>
                        </w:rPr>
                        <w:t>B</w:t>
                      </w:r>
                    </w:ins>
                  </w:p>
                </w:txbxContent>
              </v:textbox>
              <w10:wrap anchorx="margin" anchory="margin"/>
            </v:shape>
          </w:pict>
        </w:r>
      </w:ins>
      <w:commentRangeStart w:id="840"/>
      <w:del w:id="841" w:author="Hillary Cooper" w:date="2014-02-13T14:39:00Z">
        <w:r w:rsidR="004A0EF8">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840"/>
        <w:r w:rsidR="008E0F1A">
          <w:rPr>
            <w:rStyle w:val="CommentReference"/>
          </w:rPr>
          <w:commentReference w:id="840"/>
        </w:r>
        <w:r w:rsidR="004A0EF8">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del>
    </w:p>
    <w:p w14:paraId="32EC6070" w14:textId="77777777" w:rsidR="004A0EF8" w:rsidRDefault="004A0EF8">
      <w:pPr>
        <w:rPr>
          <w:del w:id="842" w:author="Hillary Cooper" w:date="2014-02-13T14:39:00Z"/>
        </w:rPr>
      </w:pPr>
    </w:p>
    <w:p w14:paraId="2A7E3F25" w14:textId="3488D905" w:rsidR="0027111C" w:rsidRDefault="00B44D9D" w:rsidP="00C16962">
      <w:pPr>
        <w:rPr>
          <w:del w:id="843" w:author="Hillary Cooper" w:date="2014-02-13T14:39:00Z"/>
        </w:rPr>
      </w:pPr>
      <w:del w:id="844" w:author="Hillary Cooper" w:date="2014-02-13T14:39:00Z">
        <w:r>
          <w:delText xml:space="preserve">Figure </w:delText>
        </w:r>
      </w:del>
      <w:del w:id="845" w:author="Matthew K. Lau" w:date="2014-02-12T17:59:00Z">
        <w:r w:rsidR="002F356D">
          <w:delText>5</w:delText>
        </w:r>
      </w:del>
      <w:del w:id="846" w:author="Matthew K. Lau" w:date="2014-02-12T13:04:00Z">
        <w:r w:rsidR="002F356D">
          <w:delText>5</w:delText>
        </w:r>
      </w:del>
      <w:ins w:id="847" w:author="Matthew K. Lau" w:date="2014-02-12T13:04:00Z">
        <w:r>
          <w:t>4</w:t>
        </w:r>
      </w:ins>
      <w:del w:id="848" w:author="Hillary Cooper" w:date="2014-02-13T14:39:00Z">
        <w:r w:rsidR="002F356D">
          <w:delText xml:space="preserve">. </w:delText>
        </w:r>
      </w:del>
    </w:p>
    <w:p w14:paraId="25B96D4F" w14:textId="77777777" w:rsidR="00376704" w:rsidRDefault="00376704" w:rsidP="00C16962">
      <w:pPr>
        <w:rPr>
          <w:del w:id="849" w:author="Hillary Cooper" w:date="2014-02-13T14:39:00Z"/>
          <w:b/>
        </w:rPr>
      </w:pPr>
    </w:p>
    <w:p w14:paraId="282C2024" w14:textId="77777777" w:rsidR="004A0EF8" w:rsidRDefault="004A0EF8" w:rsidP="00C16962">
      <w:pPr>
        <w:rPr>
          <w:del w:id="850" w:author="Hillary Cooper" w:date="2014-02-13T14:39:00Z"/>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del w:id="851" w:author="Hillary Cooper" w:date="2014-02-13T14:39:00Z">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C65204" w:rsidRPr="0023798A" w:rsidRDefault="00C65204" w:rsidP="004A0EF8">
                              <w:pPr>
                                <w:rPr>
                                  <w:del w:id="852" w:author="Hillary Cooper" w:date="2014-02-13T14:39:00Z"/>
                                  <w:b/>
                                  <w:sz w:val="28"/>
                                  <w:szCs w:val="28"/>
                                </w:rPr>
                              </w:pPr>
                              <w:del w:id="853" w:author="Hillary Cooper" w:date="2014-02-13T14:3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a1Fs0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Xb9Oh6acKnrPfSm1d10O0MXDXTQ&#10;DXH+nlgYZ2g6WFH+Dj5c6F2JdS9htNb2+5/0AQ8FBStGoewldt82xDKMxCcF8zfN8jzsk3jIoYng&#10;YI8ty2OL2si5hrJksAwNjWLAezGI3Gr5BJusCq+CiSgKb5fYD+Lcd0sLNiFlVRVBsEEM8TfqwdDg&#10;OlQpzMdj+0Ss6YfIQyfd6mGRkOLVLHXYcFPpauM1b+KgBaI7VvsCwPaJfdlvyrDejs8R9bzPZ78A&#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EW2tRbNAgAAFwYAAA4AAAAAAAAAAAAAAAAALAIAAGRycy9lMm9Eb2MueG1sUEsB&#10;Ai0AFAAGAAgAAAAhABNFxVPcAAAACwEAAA8AAAAAAAAAAAAAAAAAJQUAAGRycy9kb3ducmV2Lnht&#10;bFBLBQYAAAAABAAEAPMAAAAuBgAAAAA=&#10;" filled="f" stroked="f">
                  <v:textbox>
                    <w:txbxContent>
                      <w:p w14:paraId="614C40F2" w14:textId="77777777" w:rsidR="00C65204" w:rsidRPr="0023798A" w:rsidRDefault="00C65204" w:rsidP="004A0EF8">
                        <w:pPr>
                          <w:rPr>
                            <w:del w:id="854" w:author="Hillary Cooper" w:date="2014-02-13T14:39:00Z"/>
                            <w:b/>
                            <w:sz w:val="28"/>
                            <w:szCs w:val="28"/>
                          </w:rPr>
                        </w:pPr>
                        <w:del w:id="855" w:author="Hillary Cooper" w:date="2014-02-13T14:3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C65204" w:rsidRPr="0023798A" w:rsidRDefault="00C65204" w:rsidP="004A0EF8">
                              <w:pPr>
                                <w:rPr>
                                  <w:del w:id="856" w:author="Hillary Cooper" w:date="2014-02-13T14:39:00Z"/>
                                  <w:b/>
                                  <w:sz w:val="28"/>
                                  <w:szCs w:val="28"/>
                                </w:rPr>
                              </w:pPr>
                              <w:del w:id="857" w:author="Hillary Cooper" w:date="2014-02-13T14:3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SvAs0CAAAX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&#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BW5K8CzQIAABcGAAAOAAAAAAAAAAAAAAAAACwCAABkcnMvZTJvRG9jLnhtbFBL&#10;AQItABQABgAIAAAAIQAg811c3QAAAA0BAAAPAAAAAAAAAAAAAAAAACUFAABkcnMvZG93bnJldi54&#10;bWxQSwUGAAAAAAQABADzAAAALwYAAAAA&#10;" filled="f" stroked="f">
                  <v:textbox>
                    <w:txbxContent>
                      <w:p w14:paraId="239D36CE" w14:textId="77777777" w:rsidR="00C65204" w:rsidRPr="0023798A" w:rsidRDefault="00C65204" w:rsidP="004A0EF8">
                        <w:pPr>
                          <w:rPr>
                            <w:del w:id="858" w:author="Hillary Cooper" w:date="2014-02-13T14:39:00Z"/>
                            <w:b/>
                            <w:sz w:val="28"/>
                            <w:szCs w:val="28"/>
                          </w:rPr>
                        </w:pPr>
                        <w:del w:id="859" w:author="Hillary Cooper" w:date="2014-02-13T14:39:00Z">
                          <w:r>
                            <w:rPr>
                              <w:b/>
                              <w:sz w:val="28"/>
                              <w:szCs w:val="28"/>
                            </w:rPr>
                            <w:delText>B</w:delText>
                          </w:r>
                        </w:del>
                      </w:p>
                    </w:txbxContent>
                  </v:textbox>
                  <w10:wrap anchorx="margin" anchory="margin"/>
                </v:shape>
              </w:pict>
            </mc:Fallback>
          </mc:AlternateContent>
        </w:r>
      </w:del>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35936449" w:rsidR="00A15619" w:rsidRDefault="00DA6DAB" w:rsidP="00C16962">
      <w:pPr>
        <w:rPr>
          <w:ins w:id="860" w:author="Matthew K. Lau" w:date="2014-02-12T13:04:00Z"/>
          <w:b/>
        </w:rPr>
      </w:pPr>
      <w:ins w:id="861" w:author="Matthew K. Lau" w:date="2014-02-12T13:04:00Z">
        <w:r>
          <w:rPr>
            <w:b/>
          </w:rPr>
          <w:t>Appendix 2. Simulated tree phenotypic distributions and community ordinat</w:t>
        </w:r>
        <w:r w:rsidR="00EE27E4">
          <w:rPr>
            <w:b/>
          </w:rPr>
          <w:t>ion</w:t>
        </w:r>
      </w:ins>
    </w:p>
    <w:p w14:paraId="0885C621" w14:textId="77777777" w:rsidR="005F6C28" w:rsidRPr="00EA2032" w:rsidRDefault="005F6C28" w:rsidP="00C16962">
      <w:pPr>
        <w:rPr>
          <w:b/>
        </w:rPr>
      </w:pPr>
      <w:moveToRangeStart w:id="862" w:author="Matthew K. Lau" w:date="2014-02-12T13:04:00Z" w:name="move253829602"/>
    </w:p>
    <w:p w14:paraId="3C2DDA0F" w14:textId="2BCD97D5" w:rsidR="005F6C28" w:rsidRDefault="00126DB9" w:rsidP="005F6C28">
      <w:pPr>
        <w:rPr>
          <w:ins w:id="863" w:author="Matthew K. Lau" w:date="2014-02-12T13:04:00Z"/>
        </w:rPr>
      </w:pPr>
      <w:moveTo w:id="864" w:author="Matthew K. Lau" w:date="2014-02-12T13:04:00Z">
        <w:r>
          <w:t xml:space="preserve">Figure </w:t>
        </w:r>
      </w:moveTo>
      <w:moveToRangeEnd w:id="862"/>
      <w:ins w:id="865" w:author="Matthew K. Lau" w:date="2014-02-12T13:04:00Z">
        <w:r>
          <w:t>1</w:t>
        </w:r>
        <w:r w:rsidR="005F6C28">
          <w:t>. Plots of the (A) densities of tree phenotypic values and (B) the NMDS ordination of the simulated communities for each tree genotype</w:t>
        </w:r>
        <w:r w:rsidR="00C2605D">
          <w:t xml:space="preserve"> showing the centroids </w:t>
        </w:r>
        <m:oMath>
          <m:r>
            <w:rPr>
              <w:rFonts w:ascii="Cambria Math" w:hAnsi="Cambria Math"/>
            </w:rPr>
            <m:t>±</m:t>
          </m:r>
        </m:oMath>
        <w:r w:rsidR="00C2605D">
          <w:t xml:space="preserve">1 S.E. for </w:t>
        </w:r>
        <w:r w:rsidR="00CE42E6">
          <w:t xml:space="preserve">the community of </w:t>
        </w:r>
        <w:r w:rsidR="00C2605D">
          <w:t>each genotype</w:t>
        </w:r>
        <w:r w:rsidR="005F6C28">
          <w:t xml:space="preserve">. </w:t>
        </w:r>
      </w:ins>
    </w:p>
    <w:p w14:paraId="0F0E8C6D" w14:textId="77777777" w:rsidR="005F6C28" w:rsidRDefault="005F6C28" w:rsidP="00C16962">
      <w:pPr>
        <w:rPr>
          <w:ins w:id="866" w:author="Matthew K. Lau" w:date="2014-02-12T13:04:00Z"/>
          <w:b/>
        </w:rPr>
      </w:pPr>
    </w:p>
    <w:p w14:paraId="43E7543D" w14:textId="77777777" w:rsidR="00DA6DAB" w:rsidRDefault="00DA6DAB" w:rsidP="00C16962">
      <w:pPr>
        <w:rPr>
          <w:ins w:id="867" w:author="Matthew K. Lau" w:date="2014-02-12T13:04:00Z"/>
          <w:b/>
        </w:rPr>
      </w:pPr>
    </w:p>
    <w:p w14:paraId="6673FB21" w14:textId="77777777" w:rsidR="00DA6DAB" w:rsidRDefault="00054B3D" w:rsidP="00C16962">
      <w:pPr>
        <w:rPr>
          <w:ins w:id="868" w:author="Todd Wojtowicz" w:date="2014-02-14T15:35:00Z"/>
          <w:b/>
        </w:rPr>
      </w:pPr>
      <w:ins w:id="869" w:author="Todd Wojtowicz" w:date="2014-02-14T15:35:00Z">
        <w:r>
          <w:rPr>
            <w:noProof/>
          </w:rPr>
          <w:pict w14:anchorId="1906E45C">
            <v:shape id="_x0000_s1040" type="#_x0000_t202" style="position:absolute;margin-left:45pt;margin-top:3in;width:27pt;height:2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3F20A91E" w14:textId="77777777" w:rsidR="00C65204" w:rsidRPr="0023798A" w:rsidRDefault="00C65204" w:rsidP="008A3AC2">
                    <w:pPr>
                      <w:rPr>
                        <w:ins w:id="870" w:author="Todd Wojtowicz" w:date="2014-02-14T15:35:00Z"/>
                        <w:b/>
                        <w:sz w:val="28"/>
                        <w:szCs w:val="28"/>
                      </w:rPr>
                    </w:pPr>
                    <w:ins w:id="871" w:author="Todd Wojtowicz" w:date="2014-02-14T15:35:00Z">
                      <w:r w:rsidRPr="0023798A">
                        <w:rPr>
                          <w:b/>
                          <w:sz w:val="28"/>
                          <w:szCs w:val="28"/>
                        </w:rPr>
                        <w:t>A</w:t>
                      </w:r>
                    </w:ins>
                  </w:p>
                </w:txbxContent>
              </v:textbox>
              <w10:wrap anchorx="margin" anchory="margin"/>
            </v:shape>
          </w:pict>
        </w:r>
        <w:r w:rsidR="00DA6DAB">
          <w:rPr>
            <w:noProof/>
          </w:rPr>
          <w:drawing>
            <wp:inline distT="0" distB="0" distL="0" distR="0" wp14:anchorId="6D2411AA" wp14:editId="1BC6A1DE">
              <wp:extent cx="3871665" cy="3468609"/>
              <wp:effectExtent l="0" t="0" r="0" b="11430"/>
              <wp:docPr id="28" name="Picture 28"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94604CA" w14:textId="0A76082B" w:rsidR="00DA6DAB" w:rsidRDefault="00054B3D" w:rsidP="00C16962">
      <w:pPr>
        <w:rPr>
          <w:ins w:id="872" w:author="Helen" w:date="2014-02-14T15:35:00Z"/>
          <w:b/>
        </w:rPr>
      </w:pPr>
      <w:ins w:id="873" w:author="Todd Wojtowicz" w:date="2014-02-14T15:35:00Z">
        <w:r>
          <w:rPr>
            <w:noProof/>
          </w:rPr>
          <w:pict w14:anchorId="38736CC6">
            <v:shape id="_x0000_s1041" type="#_x0000_t202" style="position:absolute;margin-left:54pt;margin-top:18pt;width:27pt;height: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48180B85" w14:textId="77777777" w:rsidR="00C65204" w:rsidRPr="0023798A" w:rsidRDefault="00C65204" w:rsidP="008A3AC2">
                    <w:pPr>
                      <w:rPr>
                        <w:ins w:id="874" w:author="Todd Wojtowicz" w:date="2014-02-14T15:35:00Z"/>
                        <w:b/>
                        <w:sz w:val="28"/>
                        <w:szCs w:val="28"/>
                      </w:rPr>
                    </w:pPr>
                    <w:ins w:id="875" w:author="Todd Wojtowicz" w:date="2014-02-14T15:35:00Z">
                      <w:r>
                        <w:rPr>
                          <w:b/>
                          <w:sz w:val="28"/>
                          <w:szCs w:val="28"/>
                        </w:rPr>
                        <w:t>B</w:t>
                      </w:r>
                    </w:ins>
                  </w:p>
                </w:txbxContent>
              </v:textbox>
              <w10:wrap anchorx="margin" anchory="margin"/>
            </v:shape>
          </w:pict>
        </w:r>
      </w:ins>
      <w:ins w:id="876" w:author="Helen" w:date="2014-02-14T15:35:00Z">
        <w:r>
          <w:rPr>
            <w:noProof/>
          </w:rPr>
          <w:pict w14:anchorId="20A0C3AA">
            <v:shape id="_x0000_s1036" type="#_x0000_t202" style="position:absolute;margin-left:45pt;margin-top:3in;width:27pt;height:27pt;z-index:251703296;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730DC733" w14:textId="77777777" w:rsidR="00C65204" w:rsidRPr="0023798A" w:rsidRDefault="00C65204" w:rsidP="008A3AC2">
                    <w:pPr>
                      <w:rPr>
                        <w:ins w:id="877" w:author="Helen" w:date="2014-02-14T15:35:00Z"/>
                        <w:b/>
                        <w:sz w:val="28"/>
                        <w:szCs w:val="28"/>
                      </w:rPr>
                    </w:pPr>
                    <w:ins w:id="878" w:author="Helen" w:date="2014-02-14T15:35:00Z">
                      <w:r w:rsidRPr="0023798A">
                        <w:rPr>
                          <w:b/>
                          <w:sz w:val="28"/>
                          <w:szCs w:val="28"/>
                        </w:rPr>
                        <w:t>A</w:t>
                      </w:r>
                    </w:ins>
                  </w:p>
                </w:txbxContent>
              </v:textbox>
              <w10:wrap anchorx="margin" anchory="margin"/>
            </v:shape>
          </w:pict>
        </w:r>
        <w:r w:rsidR="00DA6DAB">
          <w:rPr>
            <w:noProof/>
          </w:rPr>
          <w:drawing>
            <wp:inline distT="0" distB="0" distL="0" distR="0" wp14:anchorId="256941D4" wp14:editId="520F3077">
              <wp:extent cx="3871665" cy="3468609"/>
              <wp:effectExtent l="0" t="0" r="0" b="11430"/>
              <wp:docPr id="27" name="Picture 27"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1935CA6B" w14:textId="6E32941E" w:rsidR="00DA6DAB" w:rsidRDefault="00054B3D" w:rsidP="00C16962">
      <w:pPr>
        <w:rPr>
          <w:ins w:id="879" w:author="Dana Ikeda" w:date="2014-02-14T15:30:00Z"/>
          <w:b/>
        </w:rPr>
      </w:pPr>
      <w:ins w:id="880" w:author="Helen" w:date="2014-02-14T15:35:00Z">
        <w:r>
          <w:rPr>
            <w:noProof/>
          </w:rPr>
          <w:pict w14:anchorId="527F2726">
            <v:shape id="_x0000_s1037" type="#_x0000_t202" style="position:absolute;margin-left:54pt;margin-top:18pt;width:27pt;height:27pt;z-index:251704320;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7C552F55" w14:textId="77777777" w:rsidR="00C65204" w:rsidRPr="0023798A" w:rsidRDefault="00C65204" w:rsidP="008A3AC2">
                    <w:pPr>
                      <w:rPr>
                        <w:ins w:id="881" w:author="Helen" w:date="2014-02-14T15:35:00Z"/>
                        <w:b/>
                        <w:sz w:val="28"/>
                        <w:szCs w:val="28"/>
                      </w:rPr>
                    </w:pPr>
                    <w:ins w:id="882" w:author="Helen" w:date="2014-02-14T15:35:00Z">
                      <w:r>
                        <w:rPr>
                          <w:b/>
                          <w:sz w:val="28"/>
                          <w:szCs w:val="28"/>
                        </w:rPr>
                        <w:t>B</w:t>
                      </w:r>
                    </w:ins>
                  </w:p>
                </w:txbxContent>
              </v:textbox>
              <w10:wrap anchorx="margin" anchory="margin"/>
            </v:shape>
          </w:pict>
        </w:r>
      </w:ins>
      <w:ins w:id="883" w:author="Dana Ikeda" w:date="2014-02-14T15:30:00Z">
        <w:r>
          <w:rPr>
            <w:noProof/>
          </w:rPr>
          <w:pict w14:anchorId="4FE85CB8">
            <v:shape id="_x0000_s1032" type="#_x0000_t202" style="position:absolute;margin-left:45pt;margin-top:3in;width:27pt;height:2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65B36953" w14:textId="77777777" w:rsidR="00C65204" w:rsidRPr="0023798A" w:rsidRDefault="00C65204" w:rsidP="008A3AC2">
                    <w:pPr>
                      <w:rPr>
                        <w:ins w:id="884" w:author="Dana Ikeda" w:date="2014-02-14T15:30:00Z"/>
                        <w:b/>
                        <w:sz w:val="28"/>
                        <w:szCs w:val="28"/>
                      </w:rPr>
                    </w:pPr>
                    <w:ins w:id="885" w:author="Dana Ikeda" w:date="2014-02-14T15:30:00Z">
                      <w:r w:rsidRPr="0023798A">
                        <w:rPr>
                          <w:b/>
                          <w:sz w:val="28"/>
                          <w:szCs w:val="28"/>
                        </w:rPr>
                        <w:t>A</w:t>
                      </w:r>
                    </w:ins>
                  </w:p>
                </w:txbxContent>
              </v:textbox>
              <w10:wrap anchorx="margin" anchory="margin"/>
            </v:shape>
          </w:pict>
        </w:r>
        <w:r w:rsidR="00DA6DAB">
          <w:rPr>
            <w:noProof/>
          </w:rPr>
          <w:drawing>
            <wp:inline distT="0" distB="0" distL="0" distR="0" wp14:anchorId="6F2C355F" wp14:editId="0E0881FD">
              <wp:extent cx="3871665" cy="3468609"/>
              <wp:effectExtent l="0" t="0" r="0" b="11430"/>
              <wp:docPr id="26" name="Picture 26"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023F6559" w14:textId="3FA31A14" w:rsidR="00DA6DAB" w:rsidRDefault="00054B3D" w:rsidP="00C16962">
      <w:pPr>
        <w:rPr>
          <w:ins w:id="886" w:author="Hillary Cooper" w:date="2014-02-13T14:39:00Z"/>
          <w:b/>
        </w:rPr>
      </w:pPr>
      <w:ins w:id="887" w:author="Dana Ikeda" w:date="2014-02-14T15:30:00Z">
        <w:r>
          <w:rPr>
            <w:noProof/>
          </w:rPr>
          <w:pict w14:anchorId="2039D52A">
            <v:shape id="_x0000_s1033" type="#_x0000_t202" style="position:absolute;margin-left:54pt;margin-top:18pt;width:27pt;height: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59D1757D" w14:textId="77777777" w:rsidR="00C65204" w:rsidRPr="0023798A" w:rsidRDefault="00C65204" w:rsidP="008A3AC2">
                    <w:pPr>
                      <w:rPr>
                        <w:ins w:id="888" w:author="Dana Ikeda" w:date="2014-02-14T15:30:00Z"/>
                        <w:b/>
                        <w:sz w:val="28"/>
                        <w:szCs w:val="28"/>
                      </w:rPr>
                    </w:pPr>
                    <w:ins w:id="889" w:author="Dana Ikeda" w:date="2014-02-14T15:30:00Z">
                      <w:r>
                        <w:rPr>
                          <w:b/>
                          <w:sz w:val="28"/>
                          <w:szCs w:val="28"/>
                        </w:rPr>
                        <w:t>B</w:t>
                      </w:r>
                    </w:ins>
                  </w:p>
                </w:txbxContent>
              </v:textbox>
              <w10:wrap anchorx="margin" anchory="margin"/>
            </v:shape>
          </w:pict>
        </w:r>
      </w:ins>
      <w:ins w:id="890" w:author="Hillary Cooper" w:date="2014-02-13T14:39:00Z">
        <w:r>
          <w:rPr>
            <w:noProof/>
          </w:rPr>
          <w:pict w14:anchorId="664EFC07">
            <v:shape id="Text Box 4" o:spid="_x0000_s1028" type="#_x0000_t202" style="position:absolute;margin-left:45pt;margin-top:3in;width:27pt;height:2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2C4132E4" w14:textId="77777777" w:rsidR="00C65204" w:rsidRPr="0023798A" w:rsidRDefault="00C65204" w:rsidP="008A3AC2">
                    <w:pPr>
                      <w:rPr>
                        <w:ins w:id="891" w:author="Hillary Cooper" w:date="2014-02-13T14:39:00Z"/>
                        <w:b/>
                        <w:sz w:val="28"/>
                        <w:szCs w:val="28"/>
                      </w:rPr>
                    </w:pPr>
                    <w:ins w:id="892" w:author="Hillary Cooper" w:date="2014-02-13T14:39:00Z">
                      <w:r w:rsidRPr="0023798A">
                        <w:rPr>
                          <w:b/>
                          <w:sz w:val="28"/>
                          <w:szCs w:val="28"/>
                        </w:rPr>
                        <w:t>A</w:t>
                      </w:r>
                    </w:ins>
                  </w:p>
                </w:txbxContent>
              </v:textbox>
              <w10:wrap anchorx="margin" anchory="margin"/>
            </v:shape>
          </w:pict>
        </w:r>
        <w:r w:rsidR="00DA6DAB">
          <w:rPr>
            <w:noProof/>
          </w:rPr>
          <w:drawing>
            <wp:inline distT="0" distB="0" distL="0" distR="0" wp14:anchorId="3EF7D5BC" wp14:editId="44CF5B39">
              <wp:extent cx="3871665" cy="3468609"/>
              <wp:effectExtent l="0" t="0" r="0" b="11430"/>
              <wp:docPr id="24" name="Picture 24"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79D09DC6" w14:textId="551FC5E5" w:rsidR="00DA6DAB" w:rsidRDefault="00054B3D" w:rsidP="00C16962">
      <w:pPr>
        <w:rPr>
          <w:ins w:id="893" w:author="Matthew K. Lau" w:date="2014-02-12T13:04:00Z"/>
          <w:b/>
        </w:rPr>
      </w:pPr>
      <w:ins w:id="894" w:author="Hillary Cooper" w:date="2014-02-13T14:39:00Z">
        <w:r>
          <w:rPr>
            <w:noProof/>
          </w:rPr>
          <w:pict w14:anchorId="7F27930C">
            <v:shape id="Text Box 10" o:spid="_x0000_s1029" type="#_x0000_t202" style="position:absolute;margin-left:54pt;margin-top:18pt;width:27pt;height:2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20135FAA" w14:textId="77777777" w:rsidR="00C65204" w:rsidRPr="0023798A" w:rsidRDefault="00C65204" w:rsidP="008A3AC2">
                    <w:pPr>
                      <w:rPr>
                        <w:ins w:id="895" w:author="Hillary Cooper" w:date="2014-02-13T14:39:00Z"/>
                        <w:b/>
                        <w:sz w:val="28"/>
                        <w:szCs w:val="28"/>
                      </w:rPr>
                    </w:pPr>
                    <w:ins w:id="896" w:author="Hillary Cooper" w:date="2014-02-13T14:39:00Z">
                      <w:r>
                        <w:rPr>
                          <w:b/>
                          <w:sz w:val="28"/>
                          <w:szCs w:val="28"/>
                        </w:rPr>
                        <w:t>B</w:t>
                      </w:r>
                    </w:ins>
                  </w:p>
                </w:txbxContent>
              </v:textbox>
              <w10:wrap anchorx="margin" anchory="margin"/>
            </v:shape>
          </w:pict>
        </w:r>
      </w:ins>
      <w:ins w:id="897" w:author="Matthew K. Lau" w:date="2014-02-12T13:04:00Z">
        <w:r w:rsidR="008A3AC2">
          <w:rPr>
            <w:noProof/>
          </w:rPr>
          <mc:AlternateContent>
            <mc:Choice Requires="wps">
              <w:drawing>
                <wp:anchor distT="0" distB="0" distL="114300" distR="114300" simplePos="0" relativeHeight="251678720" behindDoc="0" locked="0" layoutInCell="1" allowOverlap="1" wp14:anchorId="6E99CA14" wp14:editId="58BD3306">
                  <wp:simplePos x="0" y="0"/>
                  <wp:positionH relativeFrom="margin">
                    <wp:posOffset>571500</wp:posOffset>
                  </wp:positionH>
                  <wp:positionV relativeFrom="margin">
                    <wp:posOffset>2743200</wp:posOffset>
                  </wp:positionV>
                  <wp:extent cx="3429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1BD53" w14:textId="77777777" w:rsidR="00C65204" w:rsidRPr="0023798A" w:rsidRDefault="00C65204" w:rsidP="008A3AC2">
                              <w:pPr>
                                <w:rPr>
                                  <w:ins w:id="898" w:author="Matthew K. Lau" w:date="2014-02-12T13:04:00Z"/>
                                  <w:b/>
                                  <w:sz w:val="28"/>
                                  <w:szCs w:val="28"/>
                                </w:rPr>
                              </w:pPr>
                              <w:ins w:id="899" w:author="Matthew K. Lau" w:date="2014-02-12T13:04:00Z">
                                <w:r w:rsidRPr="0023798A">
                                  <w:rPr>
                                    <w:b/>
                                    <w:sz w:val="28"/>
                                    <w:szCs w:val="28"/>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2" type="#_x0000_t202" style="position:absolute;margin-left:45pt;margin-top:3in;width:27pt;height: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nF0s0CAAAV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" filled="f" stroked="f">
                  <v:textbox>
                    <w:txbxContent>
                      <w:p w14:paraId="6FC1BD53" w14:textId="77777777" w:rsidR="00C65204" w:rsidRPr="0023798A" w:rsidRDefault="00C65204" w:rsidP="008A3AC2">
                        <w:pPr>
                          <w:rPr>
                            <w:ins w:id="900" w:author="Matthew K. Lau" w:date="2014-02-12T13:04:00Z"/>
                            <w:b/>
                            <w:sz w:val="28"/>
                            <w:szCs w:val="28"/>
                          </w:rPr>
                        </w:pPr>
                        <w:ins w:id="901" w:author="Matthew K. Lau" w:date="2014-02-12T13:04:00Z">
                          <w:r w:rsidRPr="0023798A">
                            <w:rPr>
                              <w:b/>
                              <w:sz w:val="28"/>
                              <w:szCs w:val="28"/>
                            </w:rPr>
                            <w:t>A</w:t>
                          </w:r>
                        </w:ins>
                      </w:p>
                    </w:txbxContent>
                  </v:textbox>
                  <w10:wrap anchorx="margin" anchory="margin"/>
                </v:shape>
              </w:pict>
            </mc:Fallback>
          </mc:AlternateContent>
        </w:r>
        <w:r w:rsidR="00DA6DAB">
          <w:rPr>
            <w:noProof/>
          </w:rPr>
          <w:drawing>
            <wp:inline distT="0" distB="0" distL="0" distR="0" wp14:anchorId="1AF6E94A" wp14:editId="0D6088EA">
              <wp:extent cx="3871665" cy="3468609"/>
              <wp:effectExtent l="0" t="0" r="0" b="1143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C1FE10A" w14:textId="6C44298A" w:rsidR="00DA6DAB" w:rsidRDefault="008A3AC2" w:rsidP="00C16962">
      <w:pPr>
        <w:rPr>
          <w:ins w:id="902" w:author="Matthew K. Lau" w:date="2014-02-12T13:04:00Z"/>
          <w:b/>
        </w:rPr>
      </w:pPr>
      <w:ins w:id="903" w:author="Matthew K. Lau" w:date="2014-02-12T13:04:00Z">
        <w:r>
          <w:rPr>
            <w:noProof/>
          </w:rPr>
          <mc:AlternateContent>
            <mc:Choice Requires="wps">
              <w:drawing>
                <wp:anchor distT="0" distB="0" distL="114300" distR="114300" simplePos="0" relativeHeight="251679744" behindDoc="0" locked="0" layoutInCell="1" allowOverlap="1" wp14:anchorId="66792C9D" wp14:editId="5FCDE92E">
                  <wp:simplePos x="0" y="0"/>
                  <wp:positionH relativeFrom="margin">
                    <wp:posOffset>685800</wp:posOffset>
                  </wp:positionH>
                  <wp:positionV relativeFrom="margin">
                    <wp:posOffset>228600</wp:posOffset>
                  </wp:positionV>
                  <wp:extent cx="3429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91ADA" w14:textId="77777777" w:rsidR="00C65204" w:rsidRPr="0023798A" w:rsidRDefault="00C65204" w:rsidP="008A3AC2">
                              <w:pPr>
                                <w:rPr>
                                  <w:ins w:id="904" w:author="Matthew K. Lau" w:date="2014-02-12T13:04:00Z"/>
                                  <w:b/>
                                  <w:sz w:val="28"/>
                                  <w:szCs w:val="28"/>
                                </w:rPr>
                              </w:pPr>
                              <w:ins w:id="905" w:author="Matthew K. Lau" w:date="2014-02-12T13:04:00Z">
                                <w:r>
                                  <w:rPr>
                                    <w:b/>
                                    <w:sz w:val="28"/>
                                    <w:szCs w:val="28"/>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margin-left:54pt;margin-top:18pt;width:27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G1wM4CAAAX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" filled="f" stroked="f">
                  <v:textbox>
                    <w:txbxContent>
                      <w:p w14:paraId="76891ADA" w14:textId="77777777" w:rsidR="00C65204" w:rsidRPr="0023798A" w:rsidRDefault="00C65204" w:rsidP="008A3AC2">
                        <w:pPr>
                          <w:rPr>
                            <w:ins w:id="906" w:author="Matthew K. Lau" w:date="2014-02-12T13:04:00Z"/>
                            <w:b/>
                            <w:sz w:val="28"/>
                            <w:szCs w:val="28"/>
                          </w:rPr>
                        </w:pPr>
                        <w:ins w:id="907" w:author="Matthew K. Lau" w:date="2014-02-12T13:04:00Z">
                          <w:r>
                            <w:rPr>
                              <w:b/>
                              <w:sz w:val="28"/>
                              <w:szCs w:val="28"/>
                            </w:rPr>
                            <w:t>B</w:t>
                          </w:r>
                        </w:ins>
                      </w:p>
                    </w:txbxContent>
                  </v:textbox>
                  <w10:wrap anchorx="margin" anchory="margin"/>
                </v:shape>
              </w:pict>
            </mc:Fallback>
          </mc:AlternateContent>
        </w:r>
        <w:r w:rsidR="00DA6DAB">
          <w:rPr>
            <w:noProof/>
          </w:rPr>
          <w:drawing>
            <wp:inline distT="0" distB="0" distL="0" distR="0" wp14:anchorId="4D5F7540" wp14:editId="6221F1F0">
              <wp:extent cx="3926169" cy="3326830"/>
              <wp:effectExtent l="0" t="0" r="11430" b="635"/>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7755" cy="3328174"/>
                      </a:xfrm>
                      <a:prstGeom prst="rect">
                        <a:avLst/>
                      </a:prstGeom>
                      <a:noFill/>
                      <a:ln>
                        <a:noFill/>
                      </a:ln>
                    </pic:spPr>
                  </pic:pic>
                </a:graphicData>
              </a:graphic>
            </wp:inline>
          </w:drawing>
        </w:r>
      </w:ins>
    </w:p>
    <w:p w14:paraId="4B7121FE" w14:textId="77777777" w:rsidR="00DA6DAB" w:rsidRPr="00571731" w:rsidRDefault="00DA6DAB" w:rsidP="00C16962">
      <w:pPr>
        <w:rPr>
          <w:b/>
        </w:rPr>
      </w:pPr>
    </w:p>
    <w:sectPr w:rsidR="00DA6DAB"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0" w:author="Matthew K. Lau" w:date="2014-03-14T09:31:00Z" w:initials="MKL">
    <w:p w14:paraId="18247147" w14:textId="381BFF76" w:rsidR="00C65204" w:rsidRDefault="00C65204">
      <w:pPr>
        <w:pStyle w:val="CommentText"/>
      </w:pPr>
      <w:r>
        <w:rPr>
          <w:rStyle w:val="CommentReference"/>
        </w:rPr>
        <w:annotationRef/>
      </w:r>
      <w:r>
        <w:t>Added to sgn_new</w:t>
      </w:r>
    </w:p>
    <w:p w14:paraId="6BA871A0" w14:textId="77777777" w:rsidR="00C65204" w:rsidRDefault="00C65204">
      <w:pPr>
        <w:pStyle w:val="CommentText"/>
      </w:pPr>
    </w:p>
  </w:comment>
  <w:comment w:id="3" w:author="Matthew K. Lau" w:date="2014-03-14T09:40:00Z" w:initials="MKL">
    <w:p w14:paraId="351F766F" w14:textId="77777777" w:rsidR="00C65204" w:rsidRDefault="00C65204">
      <w:pPr>
        <w:pStyle w:val="CommentText"/>
      </w:pPr>
      <w:r>
        <w:rPr>
          <w:rStyle w:val="CommentReference"/>
        </w:rPr>
        <w:annotationRef/>
      </w:r>
      <w:r>
        <w:t xml:space="preserve">YOU MUST DISCUSS </w:t>
      </w:r>
    </w:p>
    <w:p w14:paraId="4B0C1C95" w14:textId="77777777" w:rsidR="00C65204" w:rsidRDefault="00C65204">
      <w:pPr>
        <w:pStyle w:val="CommentText"/>
      </w:pPr>
    </w:p>
    <w:p w14:paraId="4DA80F75" w14:textId="130F3FB7" w:rsidR="00C65204" w:rsidRDefault="00C65204">
      <w:pPr>
        <w:pStyle w:val="CommentText"/>
      </w:pPr>
      <w:r w:rsidRPr="004149AA">
        <w:t>Guimaraes_etal_2011_EcolLett</w:t>
      </w:r>
    </w:p>
    <w:p w14:paraId="2AB15673" w14:textId="77777777" w:rsidR="00C65204" w:rsidRDefault="00C65204">
      <w:pPr>
        <w:pStyle w:val="CommentText"/>
      </w:pPr>
    </w:p>
    <w:p w14:paraId="704E36D7" w14:textId="77777777" w:rsidR="00C65204" w:rsidRDefault="00C65204">
      <w:pPr>
        <w:pStyle w:val="CommentText"/>
      </w:pPr>
    </w:p>
  </w:comment>
  <w:comment w:id="5" w:author="Matthew K. Lau" w:date="2014-02-13T15:05:00Z" w:initials="MKL">
    <w:p w14:paraId="14B4FAC4" w14:textId="768DE40C" w:rsidR="00C65204" w:rsidRDefault="00C65204">
      <w:pPr>
        <w:pStyle w:val="CommentText"/>
      </w:pPr>
      <w:r>
        <w:rPr>
          <w:rStyle w:val="CommentReference"/>
        </w:rPr>
        <w:annotationRef/>
      </w:r>
      <w:r>
        <w:t>Look at Hooper 2005 Ecol. Mono.</w:t>
      </w:r>
    </w:p>
  </w:comment>
  <w:comment w:id="6" w:author="Thomas Whitham" w:date="2014-02-11T16:16:00Z" w:initials="TW">
    <w:p w14:paraId="1865DD90" w14:textId="39ED0F86" w:rsidR="00C65204" w:rsidRDefault="00C65204">
      <w:pPr>
        <w:pStyle w:val="CommentText"/>
      </w:pPr>
      <w:r>
        <w:rPr>
          <w:rStyle w:val="CommentReference"/>
        </w:rPr>
        <w:annotationRef/>
      </w:r>
      <w:r>
        <w:t>Not sure what 2013 paper your are referring to, but I think this is the best one.</w:t>
      </w:r>
    </w:p>
    <w:p w14:paraId="4BE20BD7" w14:textId="77777777" w:rsidR="00C65204" w:rsidRDefault="00C65204">
      <w:pPr>
        <w:pStyle w:val="CommentText"/>
      </w:pPr>
    </w:p>
    <w:p w14:paraId="5679480B" w14:textId="05CDA8F7" w:rsidR="00C65204" w:rsidRDefault="00C65204">
      <w:pPr>
        <w:pStyle w:val="CommentText"/>
      </w:pPr>
      <w:r w:rsidRPr="00226FBC">
        <w:rPr>
          <w:rFonts w:ascii="Times New Roman" w:hAnsi="Times New Roman"/>
        </w:rPr>
        <w:t xml:space="preserve">Whitham, T.G., C.A. Gehring, L.J. Lamit, T. Wojtowicz, L.M. Evans, A.R. Keith, and D.S. Smith.  2012.  </w:t>
      </w:r>
      <w:r w:rsidRPr="00226FBC">
        <w:rPr>
          <w:rFonts w:ascii="Times New Roman" w:hAnsi="Times New Roman"/>
          <w:color w:val="000000"/>
        </w:rPr>
        <w:t>Community specificity: life and afterlife effects of genes.  TRENDS IN PLANT SCIENCE 17:271-281.</w:t>
      </w:r>
    </w:p>
  </w:comment>
  <w:comment w:id="7" w:author="Matthew K. Lau" w:date="2014-03-13T15:22:00Z" w:initials="MKL">
    <w:p w14:paraId="0A2542D4" w14:textId="4BE6DF60" w:rsidR="00C65204" w:rsidRDefault="00C65204">
      <w:pPr>
        <w:pStyle w:val="CommentText"/>
      </w:pPr>
      <w:r>
        <w:rPr>
          <w:rStyle w:val="CommentReference"/>
        </w:rPr>
        <w:annotationRef/>
      </w:r>
      <w:r>
        <w:t xml:space="preserve">Double check this ref. </w:t>
      </w:r>
    </w:p>
  </w:comment>
  <w:comment w:id="8" w:author="Thomas Whitham" w:date="2014-02-11T16:27:00Z" w:initials="TW">
    <w:p w14:paraId="059D6826" w14:textId="609646AC" w:rsidR="00C65204" w:rsidRDefault="00C65204">
      <w:pPr>
        <w:pStyle w:val="CommentText"/>
      </w:pPr>
      <w:r>
        <w:rPr>
          <w:rStyle w:val="CommentReference"/>
        </w:rPr>
        <w:annotationRef/>
      </w:r>
      <w:r>
        <w:t>I have a few more refs if you want all of them.</w:t>
      </w:r>
    </w:p>
  </w:comment>
  <w:comment w:id="9" w:author="Thomas G Whitham" w:date="2014-02-11T12:55:00Z" w:initials="TGW">
    <w:p w14:paraId="43818AEA" w14:textId="3424B8C5" w:rsidR="00C65204" w:rsidRDefault="00C65204">
      <w:pPr>
        <w:pStyle w:val="CommentText"/>
      </w:pPr>
      <w:r>
        <w:rPr>
          <w:rStyle w:val="CommentReference"/>
        </w:rPr>
        <w:annotationRef/>
      </w:r>
      <w:r>
        <w:rPr>
          <w:rFonts w:ascii="Times New Roman" w:hAnsi="Times New Roman"/>
        </w:rPr>
        <w:t>Barbour, R.C., J.M. O'Reilly-Wapstra, D.W. De Little, G.J. Jordan, D.A. Steane, J.R. Humphreys, J.K. Bailey, T.</w:t>
      </w:r>
      <w:r w:rsidRPr="00DC2922">
        <w:rPr>
          <w:rFonts w:ascii="Times New Roman" w:hAnsi="Times New Roman"/>
        </w:rPr>
        <w:t>G.</w:t>
      </w:r>
      <w:r>
        <w:rPr>
          <w:rFonts w:ascii="Times New Roman" w:hAnsi="Times New Roman"/>
        </w:rPr>
        <w:t xml:space="preserve"> Whitham, and B.M. Potts.  2009</w:t>
      </w:r>
      <w:r w:rsidRPr="00DC2922">
        <w:rPr>
          <w:rFonts w:ascii="Times New Roman" w:hAnsi="Times New Roman"/>
        </w:rPr>
        <w:t xml:space="preserve">.  A geographic mosaic of genetic variation within a foundation tree species and </w:t>
      </w:r>
      <w:r w:rsidRPr="00E63D33">
        <w:rPr>
          <w:rFonts w:ascii="Times New Roman" w:hAnsi="Times New Roman"/>
        </w:rPr>
        <w:t>its community-level consequences.</w:t>
      </w:r>
      <w:r w:rsidRPr="0031247D">
        <w:rPr>
          <w:rStyle w:val="AJBTitle"/>
          <w:rFonts w:ascii="Times New Roman" w:hAnsi="Times New Roman"/>
          <w:sz w:val="20"/>
        </w:rPr>
        <w:t xml:space="preserve">  ECOLOGY </w:t>
      </w:r>
      <w:r w:rsidRPr="00E63D33">
        <w:rPr>
          <w:rStyle w:val="apple-style-span"/>
          <w:rFonts w:ascii="Times New Roman" w:hAnsi="Times New Roman"/>
          <w:color w:val="000000"/>
        </w:rPr>
        <w:t>90:1762-1772.</w:t>
      </w:r>
    </w:p>
  </w:comment>
  <w:comment w:id="10" w:author="Thomas G Whitham" w:date="2014-02-11T12:55:00Z" w:initials="TGW">
    <w:p w14:paraId="55E00113" w14:textId="77777777" w:rsidR="00C65204" w:rsidRPr="007D286A" w:rsidRDefault="00C65204" w:rsidP="00B056D6">
      <w:pPr>
        <w:ind w:left="720" w:hanging="720"/>
      </w:pPr>
      <w:r>
        <w:rPr>
          <w:rStyle w:val="CommentReference"/>
        </w:rPr>
        <w:annotationRef/>
      </w:r>
      <w:r w:rsidRPr="00B056D6">
        <w:t xml:space="preserve">Zytynska, S.E., </w:t>
      </w:r>
      <w:r w:rsidRPr="00B056D6">
        <w:rPr>
          <w:rStyle w:val="Strong"/>
        </w:rPr>
        <w:t>M.F. Fay, D. Penney, and R.F. Preziosi.</w:t>
      </w:r>
      <w:r w:rsidRPr="00B056D6">
        <w:t xml:space="preserve">  2011.  Genetic variation in a tropical tree species influences the associated epiphytic plant and invertebrate communities in a complex forest ecosystem. Philos. Trans. R. Soc. Lond. B Biol. Sci.</w:t>
      </w:r>
      <w:r w:rsidRPr="00B056D6">
        <w:rPr>
          <w:i/>
        </w:rPr>
        <w:t xml:space="preserve"> </w:t>
      </w:r>
      <w:r w:rsidRPr="00B056D6">
        <w:t>366:1329-1336</w:t>
      </w:r>
    </w:p>
    <w:p w14:paraId="382875D3" w14:textId="033CFDC4" w:rsidR="00C65204" w:rsidRDefault="00C65204">
      <w:pPr>
        <w:pStyle w:val="CommentText"/>
      </w:pPr>
    </w:p>
  </w:comment>
  <w:comment w:id="11" w:author="Thomas Whitham" w:date="2014-02-11T16:27:00Z" w:initials="TW">
    <w:p w14:paraId="3ABB8387" w14:textId="27FF3B94" w:rsidR="00C65204" w:rsidRDefault="00C65204">
      <w:pPr>
        <w:pStyle w:val="CommentText"/>
      </w:pPr>
      <w:r>
        <w:rPr>
          <w:rStyle w:val="CommentReference"/>
        </w:rPr>
        <w:annotationRef/>
      </w:r>
      <w:r w:rsidRPr="007D552D">
        <w:rPr>
          <w:rFonts w:ascii="Times New Roman" w:hAnsi="Times New Roman"/>
          <w:bCs/>
          <w:color w:val="292526"/>
        </w:rPr>
        <w:t>Meneses, N., J.K. Bailey, G.J. Allan, R.K. Bangert, M.A. Bowker, B. Rehill, G.M. Wimp, R.L. Lindroth, and T.G.</w:t>
      </w:r>
      <w:r w:rsidRPr="00183F6C">
        <w:rPr>
          <w:rFonts w:ascii="Times New Roman" w:hAnsi="Times New Roman"/>
          <w:bCs/>
          <w:color w:val="292526"/>
        </w:rPr>
        <w:t xml:space="preserve"> Whitham.  2012.  </w:t>
      </w:r>
      <w:r w:rsidRPr="00183F6C">
        <w:rPr>
          <w:rFonts w:ascii="Times New Roman" w:hAnsi="Times New Roman"/>
          <w:color w:val="000000"/>
          <w:lang w:val="en-CA"/>
        </w:rPr>
        <w:t>Arthropod community similarity in clonal stands of aspen: A test of the genetic similarity rule.  ECOS</w:t>
      </w:r>
      <w:r>
        <w:rPr>
          <w:rFonts w:ascii="Times New Roman" w:hAnsi="Times New Roman"/>
          <w:color w:val="000000"/>
          <w:lang w:val="en-CA"/>
        </w:rPr>
        <w:t>CIENCE</w:t>
      </w:r>
      <w:r w:rsidRPr="00183F6C">
        <w:rPr>
          <w:rFonts w:ascii="Times New Roman" w:hAnsi="Times New Roman"/>
          <w:color w:val="000000"/>
          <w:lang w:val="en-CA"/>
        </w:rPr>
        <w:t xml:space="preserve"> </w:t>
      </w:r>
      <w:r>
        <w:rPr>
          <w:rFonts w:ascii="Times New Roman" w:hAnsi="Times New Roman"/>
          <w:color w:val="000000"/>
          <w:lang w:val="en-CA"/>
        </w:rPr>
        <w:t>19:48-58</w:t>
      </w:r>
      <w:r w:rsidRPr="00183F6C">
        <w:rPr>
          <w:rFonts w:ascii="Times New Roman" w:hAnsi="Times New Roman"/>
          <w:color w:val="000000"/>
          <w:lang w:val="en-CA"/>
        </w:rPr>
        <w:t>.</w:t>
      </w:r>
    </w:p>
  </w:comment>
  <w:comment w:id="12" w:author="Thomas G Whitham" w:date="2014-02-11T12:55:00Z" w:initials="TGW">
    <w:p w14:paraId="6AA7881B" w14:textId="5B887950" w:rsidR="00C65204" w:rsidRDefault="00C65204">
      <w:pPr>
        <w:pStyle w:val="CommentText"/>
      </w:pPr>
      <w:r>
        <w:rPr>
          <w:rStyle w:val="CommentReference"/>
        </w:rPr>
        <w:annotationRef/>
      </w:r>
      <w:r w:rsidRPr="009F152A">
        <w:rPr>
          <w:rFonts w:ascii="Times New Roman" w:hAnsi="Times New Roman"/>
        </w:rPr>
        <w:t>Ferrier, S.M.</w:t>
      </w:r>
      <w:r>
        <w:rPr>
          <w:rFonts w:ascii="Times New Roman" w:hAnsi="Times New Roman"/>
        </w:rPr>
        <w:t xml:space="preserve">, </w:t>
      </w:r>
      <w:r w:rsidRPr="009F152A">
        <w:rPr>
          <w:rFonts w:ascii="Times New Roman" w:hAnsi="Times New Roman"/>
        </w:rPr>
        <w:t xml:space="preserve">R.K. Bangert, E. Hersch-Green, J.K. Bailey, G.J. Allan, and T.G. Whitham.  2012.  Unique arthropod communities on different host-plant genotypes results in greater arthropod diversity.  ARTHROPOD-PLANT INTERACTIONS </w:t>
      </w:r>
      <w:r>
        <w:rPr>
          <w:rFonts w:ascii="Times New Roman" w:hAnsi="Times New Roman"/>
        </w:rPr>
        <w:t>6:187-195</w:t>
      </w:r>
      <w:r w:rsidRPr="009F152A">
        <w:rPr>
          <w:rFonts w:ascii="Times New Roman" w:hAnsi="Times New Roman"/>
        </w:rPr>
        <w:t>.</w:t>
      </w:r>
    </w:p>
  </w:comment>
  <w:comment w:id="13" w:author="Thomas Whitham" w:date="2014-02-11T16:19:00Z" w:initials="TW">
    <w:p w14:paraId="6B7369B7" w14:textId="6187FDC0" w:rsidR="00C65204" w:rsidRDefault="00C65204">
      <w:pPr>
        <w:pStyle w:val="CommentText"/>
      </w:pPr>
      <w:r>
        <w:rPr>
          <w:rStyle w:val="CommentReference"/>
        </w:rPr>
        <w:annotationRef/>
      </w:r>
      <w:r w:rsidRPr="00436EB5">
        <w:rPr>
          <w:rFonts w:ascii="Times New Roman" w:hAnsi="Times New Roman"/>
        </w:rPr>
        <w:t>Bangert, R.K., E.V. Lonsdorf, G.M. Wimp, S.M. Shuster, D. Fischer, J.A. Schweitzer, G.J. Allan, J.K. Bailey, and</w:t>
      </w:r>
      <w:r w:rsidRPr="00436EB5">
        <w:rPr>
          <w:rFonts w:ascii="Times New Roman" w:hAnsi="Times New Roman"/>
          <w:vertAlign w:val="superscript"/>
        </w:rPr>
        <w:t xml:space="preserve"> </w:t>
      </w:r>
      <w:r w:rsidRPr="00436EB5">
        <w:rPr>
          <w:rFonts w:ascii="Times New Roman" w:hAnsi="Times New Roman"/>
        </w:rPr>
        <w:t>T.G. Whitham.  2008.  Genetic structure of a foundation species: scaling community phenotypes from the individual to the region.  HEREDITY 100:121-131.</w:t>
      </w:r>
    </w:p>
  </w:comment>
  <w:comment w:id="14" w:author="Thomas G Whitham" w:date="2014-02-11T12:55:00Z" w:initials="TGW">
    <w:p w14:paraId="1D630E8F" w14:textId="77777777" w:rsidR="00C65204" w:rsidRDefault="00C65204" w:rsidP="00E80B28">
      <w:pPr>
        <w:autoSpaceDE w:val="0"/>
        <w:autoSpaceDN w:val="0"/>
        <w:adjustRightInd w:val="0"/>
        <w:rPr>
          <w:rFonts w:ascii="AdvGARMT" w:hAnsi="AdvGARMT" w:cs="AdvGARMT"/>
          <w:sz w:val="16"/>
          <w:szCs w:val="16"/>
        </w:rPr>
      </w:pPr>
      <w:r>
        <w:rPr>
          <w:rStyle w:val="CommentReference"/>
        </w:rPr>
        <w:annotationRef/>
      </w:r>
      <w:r>
        <w:rPr>
          <w:rFonts w:ascii="AdvGARMT" w:hAnsi="AdvGARMT" w:cs="AdvGARMT"/>
          <w:sz w:val="16"/>
          <w:szCs w:val="16"/>
        </w:rPr>
        <w:t>Bernhardsson, C., Robinson, K.M., Abreu, I.N., Jansson, S., Albrectsen, B.R. &amp;</w:t>
      </w:r>
    </w:p>
    <w:p w14:paraId="7C32383F" w14:textId="77777777" w:rsidR="00C65204" w:rsidRDefault="00C65204" w:rsidP="00E80B28">
      <w:pPr>
        <w:autoSpaceDE w:val="0"/>
        <w:autoSpaceDN w:val="0"/>
        <w:adjustRightInd w:val="0"/>
        <w:rPr>
          <w:rFonts w:ascii="AdvGARMT" w:hAnsi="AdvGARMT" w:cs="AdvGARMT"/>
          <w:sz w:val="16"/>
          <w:szCs w:val="16"/>
        </w:rPr>
      </w:pPr>
      <w:r>
        <w:rPr>
          <w:rFonts w:ascii="AdvGARMT" w:hAnsi="AdvGARMT" w:cs="AdvGARMT"/>
          <w:sz w:val="16"/>
          <w:szCs w:val="16"/>
        </w:rPr>
        <w:t>Ingvarsson, P.K. (2013). Geographic structure in metabolome and herbivore</w:t>
      </w:r>
    </w:p>
    <w:p w14:paraId="2DA4C0D9" w14:textId="77777777" w:rsidR="00C65204" w:rsidRDefault="00C65204" w:rsidP="00E80B28">
      <w:pPr>
        <w:autoSpaceDE w:val="0"/>
        <w:autoSpaceDN w:val="0"/>
        <w:adjustRightInd w:val="0"/>
        <w:rPr>
          <w:rFonts w:ascii="AdvGARMT" w:hAnsi="AdvGARMT" w:cs="AdvGARMT"/>
          <w:sz w:val="16"/>
          <w:szCs w:val="16"/>
        </w:rPr>
      </w:pPr>
      <w:r>
        <w:rPr>
          <w:rFonts w:ascii="AdvGARMT" w:hAnsi="AdvGARMT" w:cs="AdvGARMT"/>
          <w:sz w:val="16"/>
          <w:szCs w:val="16"/>
        </w:rPr>
        <w:t xml:space="preserve">community co-occurs with genetic structure in plant defence genes. </w:t>
      </w:r>
      <w:r>
        <w:rPr>
          <w:rFonts w:ascii="AdvGARMT-I" w:hAnsi="AdvGARMT-I" w:cs="AdvGARMT-I"/>
          <w:sz w:val="16"/>
          <w:szCs w:val="16"/>
        </w:rPr>
        <w:t>Ecol. Lett.</w:t>
      </w:r>
      <w:r>
        <w:rPr>
          <w:rFonts w:ascii="AdvGARMT" w:hAnsi="AdvGARMT" w:cs="AdvGARMT"/>
          <w:sz w:val="16"/>
          <w:szCs w:val="16"/>
        </w:rPr>
        <w:t>,</w:t>
      </w:r>
    </w:p>
    <w:p w14:paraId="30E032B0" w14:textId="24871755" w:rsidR="00C65204" w:rsidRDefault="00C65204" w:rsidP="00E80B28">
      <w:pPr>
        <w:pStyle w:val="CommentText"/>
      </w:pPr>
      <w:r>
        <w:rPr>
          <w:rFonts w:ascii="AdvGARMT" w:hAnsi="AdvGARMT" w:cs="AdvGARMT"/>
          <w:sz w:val="16"/>
          <w:szCs w:val="16"/>
        </w:rPr>
        <w:t>16, 791</w:t>
      </w:r>
      <w:r>
        <w:rPr>
          <w:rFonts w:ascii="AdvTT3713a231+20" w:hAnsi="AdvTT3713a231+20" w:cs="AdvTT3713a231+20"/>
          <w:sz w:val="16"/>
          <w:szCs w:val="16"/>
        </w:rPr>
        <w:t>–</w:t>
      </w:r>
      <w:r>
        <w:rPr>
          <w:rFonts w:ascii="AdvGARMT" w:hAnsi="AdvGARMT" w:cs="AdvGARMT"/>
          <w:sz w:val="16"/>
          <w:szCs w:val="16"/>
        </w:rPr>
        <w:t>798.</w:t>
      </w:r>
    </w:p>
  </w:comment>
  <w:comment w:id="21" w:author="Helen" w:date="2014-02-14T10:15:00Z" w:initials="H">
    <w:p w14:paraId="05C0A61B" w14:textId="77777777" w:rsidR="00C65204" w:rsidRDefault="00C65204">
      <w:pPr>
        <w:pStyle w:val="CommentText"/>
      </w:pPr>
      <w:r>
        <w:rPr>
          <w:rStyle w:val="CommentReference"/>
        </w:rPr>
        <w:annotationRef/>
      </w:r>
      <w:r>
        <w:t>Because of the analytical tractability yes?  Are networks now making it available/possible to study more complex/multiple interactions at once?  Might be a good point to emphasize.</w:t>
      </w:r>
    </w:p>
  </w:comment>
  <w:comment w:id="28" w:author="Thomas Whitham" w:date="2014-02-11T16:15:00Z" w:initials="TW">
    <w:p w14:paraId="7217A62F" w14:textId="4C6EE994" w:rsidR="00C65204" w:rsidRDefault="00C65204">
      <w:pPr>
        <w:pStyle w:val="CommentText"/>
      </w:pPr>
      <w:r>
        <w:rPr>
          <w:rStyle w:val="CommentReference"/>
        </w:rPr>
        <w:annotationRef/>
      </w:r>
      <w:r>
        <w:t>I think this is the ref you want.</w:t>
      </w:r>
    </w:p>
  </w:comment>
  <w:comment w:id="29" w:author="Thomas Whitham" w:date="2014-02-11T16:15:00Z" w:initials="TW">
    <w:p w14:paraId="66950C77" w14:textId="11446756" w:rsidR="00C65204" w:rsidRDefault="00C65204">
      <w:pPr>
        <w:pStyle w:val="CommentText"/>
      </w:pPr>
      <w:r>
        <w:rPr>
          <w:rStyle w:val="CommentReference"/>
        </w:rPr>
        <w:annotationRef/>
      </w:r>
      <w:r w:rsidRPr="00DC422B">
        <w:rPr>
          <w:rFonts w:ascii="Times New Roman" w:hAnsi="Times New Roman"/>
        </w:rPr>
        <w:t xml:space="preserve">Smith, D.S., J.K. Bailey, S.M. </w:t>
      </w:r>
      <w:r>
        <w:rPr>
          <w:rFonts w:ascii="Times New Roman" w:hAnsi="Times New Roman"/>
        </w:rPr>
        <w:t>Shuster, and T.G. Whitham.  2011</w:t>
      </w:r>
      <w:r w:rsidRPr="00DC422B">
        <w:rPr>
          <w:rFonts w:ascii="Times New Roman" w:hAnsi="Times New Roman"/>
        </w:rPr>
        <w:t>.  A geographic mosaic of trophic interactions and sel</w:t>
      </w:r>
      <w:r>
        <w:rPr>
          <w:rFonts w:ascii="Times New Roman" w:hAnsi="Times New Roman"/>
        </w:rPr>
        <w:t>ection: trees, aphids and birds</w:t>
      </w:r>
      <w:r w:rsidRPr="00DC422B">
        <w:rPr>
          <w:rFonts w:ascii="Times New Roman" w:hAnsi="Times New Roman"/>
        </w:rPr>
        <w:t xml:space="preserve">. </w:t>
      </w:r>
      <w:r>
        <w:rPr>
          <w:rFonts w:ascii="Times New Roman" w:hAnsi="Times New Roman"/>
        </w:rPr>
        <w:t xml:space="preserve"> JOURNAL OF EVOLUTIONARY BIOLOGY 24:422-429</w:t>
      </w:r>
      <w:r w:rsidRPr="00DC422B">
        <w:rPr>
          <w:rFonts w:ascii="Times New Roman" w:hAnsi="Times New Roman"/>
        </w:rPr>
        <w:t>.</w:t>
      </w:r>
    </w:p>
  </w:comment>
  <w:comment w:id="33" w:author="Helen" w:date="2014-02-14T10:17:00Z" w:initials="H">
    <w:p w14:paraId="073EAF4E" w14:textId="77777777" w:rsidR="00C65204" w:rsidRDefault="00C65204">
      <w:pPr>
        <w:pStyle w:val="CommentText"/>
      </w:pPr>
      <w:r>
        <w:rPr>
          <w:rStyle w:val="CommentReference"/>
        </w:rPr>
        <w:annotationRef/>
      </w:r>
      <w:r>
        <w:t>Great throwback</w:t>
      </w:r>
    </w:p>
  </w:comment>
  <w:comment w:id="34" w:author="Todd Wojtowicz" w:date="2014-02-14T09:16:00Z" w:initials="TW">
    <w:p w14:paraId="672A738B" w14:textId="77777777" w:rsidR="00C65204" w:rsidRDefault="00C65204">
      <w:pPr>
        <w:pStyle w:val="CommentText"/>
      </w:pPr>
      <w:r>
        <w:rPr>
          <w:rStyle w:val="CommentReference"/>
        </w:rPr>
        <w:annotationRef/>
      </w:r>
      <w:r>
        <w:t>Is this paragraph necessary?</w:t>
      </w:r>
    </w:p>
  </w:comment>
  <w:comment w:id="35" w:author="Hillary Cooper" w:date="2014-02-13T11:10:00Z" w:initials="HC">
    <w:p w14:paraId="754339A6" w14:textId="77777777" w:rsidR="00C65204" w:rsidRDefault="00C65204">
      <w:pPr>
        <w:pStyle w:val="CommentText"/>
      </w:pPr>
      <w:r>
        <w:rPr>
          <w:rStyle w:val="CommentReference"/>
        </w:rPr>
        <w:annotationRef/>
      </w:r>
      <w:r>
        <w:t>This is unclear</w:t>
      </w:r>
    </w:p>
  </w:comment>
  <w:comment w:id="45" w:author="Thomas Whitham" w:date="2014-02-11T16:22:00Z" w:initials="TW">
    <w:p w14:paraId="390A0FC3" w14:textId="1CFD8DF1" w:rsidR="00C65204" w:rsidRDefault="00C65204">
      <w:pPr>
        <w:pStyle w:val="CommentText"/>
      </w:pPr>
      <w:r>
        <w:rPr>
          <w:rStyle w:val="CommentReference"/>
        </w:rPr>
        <w:annotationRef/>
      </w:r>
      <w:r>
        <w:t>Not clear relative to specialized and generalized species.  What are these then?</w:t>
      </w:r>
    </w:p>
  </w:comment>
  <w:comment w:id="50" w:author="Matthew K. Lau" w:date="2014-02-10T11:24:00Z" w:initials="MKL">
    <w:p w14:paraId="6DB4508D" w14:textId="39833579" w:rsidR="00C65204" w:rsidRDefault="00C65204">
      <w:pPr>
        <w:pStyle w:val="CommentText"/>
      </w:pPr>
      <w:r>
        <w:rPr>
          <w:rStyle w:val="CommentReference"/>
        </w:rPr>
        <w:annotationRef/>
      </w:r>
    </w:p>
    <w:p w14:paraId="6D90AF91" w14:textId="77777777" w:rsidR="00C65204" w:rsidRDefault="00C65204">
      <w:pPr>
        <w:pStyle w:val="CommentText"/>
      </w:pPr>
    </w:p>
    <w:p w14:paraId="18406E29" w14:textId="37BEC8F4" w:rsidR="00C65204" w:rsidRDefault="00C65204" w:rsidP="00031285">
      <w:pPr>
        <w:pStyle w:val="CommentText"/>
      </w:pPr>
      <w:r>
        <w:t xml:space="preserve">Patterson, B.D. &amp; Atmar, W. (1986). Nested subsets and the structure of insular mammalian faunas and archipelagos. _Biol. J. </w:t>
      </w:r>
      <w:r w:rsidRPr="00031285">
        <w:t>Linnean Soc._ 28, 65-82.</w:t>
      </w:r>
    </w:p>
    <w:p w14:paraId="62AC41D0" w14:textId="77777777" w:rsidR="00C65204" w:rsidRDefault="00C65204">
      <w:pPr>
        <w:pStyle w:val="CommentText"/>
      </w:pPr>
    </w:p>
  </w:comment>
  <w:comment w:id="58" w:author="Helen" w:date="2014-02-14T10:19:00Z" w:initials="H">
    <w:p w14:paraId="29F01D49" w14:textId="77777777" w:rsidR="00C65204" w:rsidRDefault="00C65204">
      <w:pPr>
        <w:pStyle w:val="CommentText"/>
      </w:pPr>
      <w:r>
        <w:rPr>
          <w:rStyle w:val="CommentReference"/>
        </w:rPr>
        <w:annotationRef/>
      </w:r>
      <w:r>
        <w:t>interesting</w:t>
      </w:r>
    </w:p>
  </w:comment>
  <w:comment w:id="56" w:author="Dana Ikeda" w:date="2014-02-14T08:38:00Z" w:initials="DI">
    <w:p w14:paraId="0AE0C580" w14:textId="77777777" w:rsidR="00C65204" w:rsidRDefault="00C65204">
      <w:pPr>
        <w:pStyle w:val="CommentText"/>
      </w:pPr>
      <w:r>
        <w:rPr>
          <w:rStyle w:val="CommentReference"/>
        </w:rPr>
        <w:annotationRef/>
      </w:r>
      <w:r>
        <w:t xml:space="preserve">This is a good point about implications of nestedness that might warrant further discussion in the…well, discussion. Under climate change, how would you expect nested vs. non-nested communities to react?  </w:t>
      </w:r>
    </w:p>
  </w:comment>
  <w:comment w:id="63" w:author="Todd Wojtowicz" w:date="2014-02-14T09:16:00Z" w:initials="TW">
    <w:p w14:paraId="1661ECAE" w14:textId="77777777" w:rsidR="00C65204" w:rsidRDefault="00C65204">
      <w:pPr>
        <w:pStyle w:val="CommentText"/>
      </w:pPr>
      <w:r>
        <w:rPr>
          <w:rStyle w:val="CommentReference"/>
        </w:rPr>
        <w:annotationRef/>
      </w:r>
      <w:r>
        <w:t>This seems like a nice 3</w:t>
      </w:r>
      <w:r w:rsidRPr="00674825">
        <w:rPr>
          <w:vertAlign w:val="superscript"/>
        </w:rPr>
        <w:t>rd</w:t>
      </w:r>
      <w:r>
        <w:t xml:space="preserve"> paragraph.  </w:t>
      </w:r>
    </w:p>
  </w:comment>
  <w:comment w:id="66" w:author="Thomas Whitham" w:date="2014-02-11T16:24:00Z" w:initials="TW">
    <w:p w14:paraId="1813B076" w14:textId="4C264649" w:rsidR="00C65204" w:rsidRDefault="00C65204">
      <w:pPr>
        <w:pStyle w:val="CommentText"/>
      </w:pPr>
      <w:r>
        <w:rPr>
          <w:rStyle w:val="CommentReference"/>
        </w:rPr>
        <w:annotationRef/>
      </w:r>
      <w:r>
        <w:t>What is this and what does it have to do with evolution?</w:t>
      </w:r>
    </w:p>
  </w:comment>
  <w:comment w:id="74" w:author="Matthew K. Lau" w:date="2014-02-11T12:55:00Z" w:initials="MKL">
    <w:p w14:paraId="1F156F55" w14:textId="220ED12E" w:rsidR="00C65204" w:rsidRDefault="00C65204">
      <w:pPr>
        <w:pStyle w:val="CommentText"/>
      </w:pPr>
      <w:r>
        <w:rPr>
          <w:rStyle w:val="CommentReference"/>
        </w:rPr>
        <w:annotationRef/>
      </w:r>
      <w:r>
        <w:t>Oikos</w:t>
      </w:r>
    </w:p>
  </w:comment>
  <w:comment w:id="75" w:author="Matthew K. Lau" w:date="2014-02-10T13:14:00Z" w:initials="MKL">
    <w:p w14:paraId="5A0D6524" w14:textId="77777777" w:rsidR="00C65204" w:rsidRDefault="00C65204" w:rsidP="004E6922">
      <w:pPr>
        <w:spacing w:line="480" w:lineRule="auto"/>
        <w:ind w:firstLine="720"/>
      </w:pPr>
      <w:r>
        <w:rPr>
          <w:rStyle w:val="CommentReference"/>
        </w:rPr>
        <w:annotationRef/>
      </w:r>
    </w:p>
    <w:p w14:paraId="0E06D2BD" w14:textId="77777777" w:rsidR="00C65204" w:rsidRDefault="00C65204" w:rsidP="004E6922">
      <w:pPr>
        <w:spacing w:line="480" w:lineRule="auto"/>
        <w:ind w:firstLine="720"/>
      </w:pPr>
    </w:p>
    <w:p w14:paraId="5E66B438" w14:textId="77777777" w:rsidR="00C65204" w:rsidRDefault="00C65204" w:rsidP="004E6922">
      <w:pPr>
        <w:spacing w:line="480" w:lineRule="auto"/>
        <w:ind w:firstLine="720"/>
      </w:pPr>
      <w:r>
        <w:t>Oleson et al. 2007</w:t>
      </w:r>
    </w:p>
    <w:p w14:paraId="67B03F16" w14:textId="251CB9B7" w:rsidR="00C65204" w:rsidRDefault="00C65204" w:rsidP="004E6922">
      <w:pPr>
        <w:pStyle w:val="CommentText"/>
      </w:pPr>
      <w:r>
        <w:t>Guimaraes et al. 2006</w:t>
      </w:r>
    </w:p>
  </w:comment>
  <w:comment w:id="79" w:author="Matthew K. Lau" w:date="2014-02-11T10:20:00Z" w:initials="MKL">
    <w:p w14:paraId="16895701" w14:textId="77777777" w:rsidR="00C65204" w:rsidRDefault="00C65204" w:rsidP="00611B4C">
      <w:pPr>
        <w:pStyle w:val="CommentText"/>
      </w:pPr>
      <w:r>
        <w:rPr>
          <w:rStyle w:val="CommentReference"/>
        </w:rPr>
        <w:annotationRef/>
      </w:r>
      <w:r>
        <w:t>Oikos</w:t>
      </w:r>
    </w:p>
  </w:comment>
  <w:comment w:id="97" w:author="Thomas Whitham" w:date="2014-02-11T16:25:00Z" w:initials="TW">
    <w:p w14:paraId="0262F876" w14:textId="77777777" w:rsidR="00C65204" w:rsidRDefault="00C65204">
      <w:pPr>
        <w:pStyle w:val="CommentText"/>
      </w:pPr>
      <w:r>
        <w:rPr>
          <w:rStyle w:val="CommentReference"/>
        </w:rPr>
        <w:annotationRef/>
      </w:r>
      <w:r>
        <w:t>Wimp and Keith did not quantify genetic similarity, at least as in a Mantel test.</w:t>
      </w:r>
    </w:p>
  </w:comment>
  <w:comment w:id="113" w:author="Helen" w:date="2014-02-14T10:26:00Z" w:initials="H">
    <w:p w14:paraId="5453698A" w14:textId="77777777" w:rsidR="00C65204" w:rsidRDefault="00C65204" w:rsidP="00AC266F">
      <w:pPr>
        <w:pStyle w:val="BodyText3"/>
        <w:widowControl w:val="0"/>
      </w:pPr>
      <w:r>
        <w:rPr>
          <w:rStyle w:val="CommentReference"/>
        </w:rPr>
        <w:annotationRef/>
      </w:r>
      <w:r>
        <w:t xml:space="preserve">Shameless plug:  </w:t>
      </w:r>
    </w:p>
    <w:p w14:paraId="1F04C660" w14:textId="77777777" w:rsidR="00C65204" w:rsidRDefault="00C65204" w:rsidP="00AC266F">
      <w:pPr>
        <w:pStyle w:val="BodyText3"/>
        <w:widowControl w:val="0"/>
      </w:pPr>
    </w:p>
    <w:p w14:paraId="153B124A" w14:textId="77777777" w:rsidR="00C65204" w:rsidRDefault="00C65204" w:rsidP="00AC266F">
      <w:pPr>
        <w:pStyle w:val="BodyText3"/>
        <w:widowControl w:val="0"/>
      </w:pPr>
      <w:r>
        <w:t xml:space="preserve">Müller, MS, SR McWilliams, D Podlesak, JR Donaldson, </w:t>
      </w:r>
      <w:r w:rsidRPr="00AC266F">
        <w:rPr>
          <w:bCs/>
        </w:rPr>
        <w:t>HM</w:t>
      </w:r>
      <w:r w:rsidRPr="00AC266F">
        <w:t xml:space="preserve"> </w:t>
      </w:r>
      <w:r w:rsidRPr="00AC266F">
        <w:rPr>
          <w:bCs/>
        </w:rPr>
        <w:t>Bothwell, &amp;</w:t>
      </w:r>
      <w:r>
        <w:rPr>
          <w:b/>
          <w:bCs/>
        </w:rPr>
        <w:t xml:space="preserve"> </w:t>
      </w:r>
      <w:r>
        <w:t>RL</w:t>
      </w:r>
      <w:r>
        <w:rPr>
          <w:b/>
          <w:bCs/>
        </w:rPr>
        <w:t xml:space="preserve"> </w:t>
      </w:r>
      <w:r>
        <w:t>Lindroth. 2006. Tri-trophic effects of plant defenses: black-capped chickadees consume caterpillars based on host leaf chemistry. OIKOS 114: 507-517.</w:t>
      </w:r>
    </w:p>
    <w:p w14:paraId="16396A51" w14:textId="77777777" w:rsidR="00C65204" w:rsidRDefault="00C65204" w:rsidP="00AC266F">
      <w:pPr>
        <w:widowControl w:val="0"/>
      </w:pPr>
      <w:r>
        <w:t> </w:t>
      </w:r>
    </w:p>
    <w:p w14:paraId="33B05934" w14:textId="77777777" w:rsidR="00C65204" w:rsidRDefault="00C65204">
      <w:pPr>
        <w:pStyle w:val="CommentText"/>
      </w:pPr>
    </w:p>
  </w:comment>
  <w:comment w:id="98" w:author="Thomas Whitham" w:date="2014-02-11T16:25:00Z" w:initials="TW">
    <w:p w14:paraId="736341A6" w14:textId="721703B3" w:rsidR="00C65204" w:rsidRDefault="00C65204">
      <w:pPr>
        <w:pStyle w:val="CommentText"/>
      </w:pPr>
      <w:r>
        <w:rPr>
          <w:rStyle w:val="CommentReference"/>
        </w:rPr>
        <w:annotationRef/>
      </w:r>
      <w:r>
        <w:t>Wimp and Keith did not quantify genetic similarity, at least as in a Mantel test.</w:t>
      </w:r>
    </w:p>
  </w:comment>
  <w:comment w:id="129" w:author="Thomas Whitham" w:date="2014-02-11T17:06:00Z" w:initials="TW">
    <w:p w14:paraId="57AEDA54" w14:textId="50867F78" w:rsidR="00C65204" w:rsidRDefault="00C65204">
      <w:pPr>
        <w:pStyle w:val="CommentText"/>
      </w:pPr>
      <w:r>
        <w:rPr>
          <w:rStyle w:val="CommentReference"/>
        </w:rPr>
        <w:annotationRef/>
      </w:r>
      <w:r>
        <w:t>Figure 1 seems to deal with different plant species and not different genotypes within a species.  I think this needs to be more closely tied to the context of the figure that follow.</w:t>
      </w:r>
    </w:p>
  </w:comment>
  <w:comment w:id="139" w:author="Todd Wojtowicz" w:date="2014-02-14T09:16:00Z" w:initials="TW">
    <w:p w14:paraId="437B6F6A" w14:textId="77777777" w:rsidR="00C65204" w:rsidRDefault="00C65204">
      <w:pPr>
        <w:pStyle w:val="CommentText"/>
      </w:pPr>
      <w:r>
        <w:rPr>
          <w:rStyle w:val="CommentReference"/>
        </w:rPr>
        <w:annotationRef/>
      </w:r>
      <w:r>
        <w:t>Make this more clear. Are you just stating that you have community data and not just a simulation?</w:t>
      </w:r>
    </w:p>
  </w:comment>
  <w:comment w:id="179" w:author="Matthew K. Lau" w:date="2014-02-11T12:55:00Z" w:initials="MKL">
    <w:p w14:paraId="0B219DBD" w14:textId="77777777" w:rsidR="00C65204" w:rsidRDefault="00C65204" w:rsidP="00C255CA">
      <w:pPr>
        <w:pStyle w:val="CommentText"/>
      </w:pPr>
      <w:r>
        <w:rPr>
          <w:rStyle w:val="CommentReference"/>
        </w:rPr>
        <w:annotationRef/>
      </w:r>
    </w:p>
    <w:p w14:paraId="5DD616A8" w14:textId="23AD24F1" w:rsidR="00C65204" w:rsidRDefault="00C65204" w:rsidP="00C255CA">
      <w:pPr>
        <w:pStyle w:val="CommentText"/>
      </w:pPr>
      <w:r>
        <w:t>Why are genotype-species networks interesting?</w:t>
      </w:r>
    </w:p>
    <w:p w14:paraId="79301E45" w14:textId="77777777" w:rsidR="00C65204" w:rsidRDefault="00C65204" w:rsidP="00C255CA">
      <w:pPr>
        <w:pStyle w:val="CommentText"/>
      </w:pPr>
    </w:p>
    <w:p w14:paraId="460624D8" w14:textId="77777777" w:rsidR="00C65204" w:rsidRDefault="00C65204" w:rsidP="00C255CA">
      <w:pPr>
        <w:pStyle w:val="CommentText"/>
      </w:pPr>
      <w:r>
        <w:t>Why would we expect genotype-species networks to be nested?</w:t>
      </w:r>
    </w:p>
    <w:p w14:paraId="74C03BF8" w14:textId="77777777" w:rsidR="00C65204" w:rsidRDefault="00C65204" w:rsidP="00C255CA">
      <w:pPr>
        <w:pStyle w:val="CommentText"/>
      </w:pPr>
    </w:p>
    <w:p w14:paraId="73D597D2" w14:textId="0DC9A091" w:rsidR="00C65204" w:rsidRDefault="00C65204" w:rsidP="00C255CA">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202" w:author="Todd Wojtowicz" w:date="2014-02-14T09:17:00Z" w:initials="TW">
    <w:p w14:paraId="0AA57F44" w14:textId="77777777" w:rsidR="00C65204" w:rsidRDefault="00C65204">
      <w:pPr>
        <w:pStyle w:val="CommentText"/>
      </w:pPr>
      <w:r>
        <w:rPr>
          <w:rStyle w:val="CommentReference"/>
        </w:rPr>
        <w:annotationRef/>
      </w:r>
      <w:r>
        <w:t>Genetic diversity or genetic variation?</w:t>
      </w:r>
    </w:p>
  </w:comment>
  <w:comment w:id="189" w:author="Helen" w:date="2014-02-14T10:29:00Z" w:initials="H">
    <w:p w14:paraId="0BE58144" w14:textId="77777777" w:rsidR="00C65204" w:rsidRDefault="00C65204">
      <w:pPr>
        <w:pStyle w:val="CommentText"/>
      </w:pPr>
      <w:r>
        <w:rPr>
          <w:rStyle w:val="CommentReference"/>
        </w:rPr>
        <w:annotationRef/>
      </w:r>
      <w:r>
        <w:t>This closing statement could pack more of a punch.</w:t>
      </w:r>
    </w:p>
  </w:comment>
  <w:comment w:id="203" w:author="Matthew K. Lau" w:date="2014-03-17T17:28:00Z" w:initials="MKL">
    <w:p w14:paraId="41216B5D" w14:textId="77777777" w:rsidR="007305C1" w:rsidRDefault="007305C1" w:rsidP="007305C1">
      <w:pPr>
        <w:pStyle w:val="CommentText"/>
      </w:pPr>
      <w:r>
        <w:rPr>
          <w:rStyle w:val="CommentReference"/>
        </w:rPr>
        <w:annotationRef/>
      </w:r>
    </w:p>
    <w:p w14:paraId="3A209944" w14:textId="77777777" w:rsidR="007305C1" w:rsidRDefault="007305C1" w:rsidP="007305C1">
      <w:pPr>
        <w:pStyle w:val="CommentText"/>
        <w:numPr>
          <w:ilvl w:val="0"/>
          <w:numId w:val="9"/>
        </w:numPr>
      </w:pPr>
      <w:r>
        <w:t>different genotypes support different communities</w:t>
      </w:r>
    </w:p>
    <w:p w14:paraId="0FA48E50" w14:textId="77777777" w:rsidR="007305C1" w:rsidRDefault="007305C1" w:rsidP="007305C1">
      <w:pPr>
        <w:pStyle w:val="CommentText"/>
        <w:numPr>
          <w:ilvl w:val="0"/>
          <w:numId w:val="9"/>
        </w:numPr>
      </w:pPr>
      <w:r>
        <w:t xml:space="preserve">increasing genotypic diversity </w:t>
      </w:r>
    </w:p>
    <w:p w14:paraId="36F446EA" w14:textId="77777777" w:rsidR="007305C1" w:rsidRDefault="007305C1" w:rsidP="007305C1">
      <w:pPr>
        <w:pStyle w:val="CommentText"/>
        <w:numPr>
          <w:ilvl w:val="0"/>
          <w:numId w:val="9"/>
        </w:numPr>
      </w:pPr>
      <w:r>
        <w:t>structural aspects</w:t>
      </w:r>
    </w:p>
    <w:p w14:paraId="54514D28" w14:textId="77777777" w:rsidR="007305C1" w:rsidRDefault="007305C1" w:rsidP="007305C1">
      <w:pPr>
        <w:pStyle w:val="CommentText"/>
        <w:numPr>
          <w:ilvl w:val="0"/>
          <w:numId w:val="9"/>
        </w:numPr>
      </w:pPr>
      <w:r>
        <w:t>Differentiate how the network perspective is different from the compositional analyses</w:t>
      </w:r>
    </w:p>
    <w:p w14:paraId="4E09E2AE" w14:textId="77777777" w:rsidR="007305C1" w:rsidRDefault="007305C1" w:rsidP="007305C1">
      <w:pPr>
        <w:pStyle w:val="CommentText"/>
        <w:numPr>
          <w:ilvl w:val="0"/>
          <w:numId w:val="9"/>
        </w:numPr>
      </w:pPr>
      <w:r>
        <w:t xml:space="preserve">The network takes an additional step of understanding the interactions between and among the species </w:t>
      </w:r>
    </w:p>
    <w:p w14:paraId="6C49FD4F" w14:textId="77777777" w:rsidR="007305C1" w:rsidRDefault="007305C1" w:rsidP="007305C1">
      <w:pPr>
        <w:pStyle w:val="CommentText"/>
        <w:numPr>
          <w:ilvl w:val="1"/>
          <w:numId w:val="9"/>
        </w:numPr>
      </w:pPr>
      <w:r>
        <w:t>what creates structure</w:t>
      </w:r>
    </w:p>
    <w:p w14:paraId="6D87A034" w14:textId="77777777" w:rsidR="007305C1" w:rsidRDefault="007305C1" w:rsidP="007305C1">
      <w:pPr>
        <w:pStyle w:val="CommentText"/>
        <w:numPr>
          <w:ilvl w:val="0"/>
          <w:numId w:val="9"/>
        </w:numPr>
      </w:pPr>
      <w:r>
        <w:t>functional aspects</w:t>
      </w:r>
    </w:p>
    <w:p w14:paraId="0719E94C" w14:textId="77777777" w:rsidR="007305C1" w:rsidRDefault="007305C1" w:rsidP="007305C1">
      <w:pPr>
        <w:pStyle w:val="CommentText"/>
        <w:numPr>
          <w:ilvl w:val="1"/>
          <w:numId w:val="9"/>
        </w:numPr>
      </w:pPr>
      <w:r>
        <w:t>what are the functions</w:t>
      </w:r>
    </w:p>
  </w:comment>
  <w:comment w:id="207" w:author="Matthew K. Lau" w:date="2014-02-10T15:46:00Z" w:initials="MKL">
    <w:p w14:paraId="12B6484A" w14:textId="19474530" w:rsidR="00C65204" w:rsidRDefault="00C65204">
      <w:pPr>
        <w:pStyle w:val="CommentText"/>
      </w:pPr>
      <w:r>
        <w:rPr>
          <w:rStyle w:val="CommentReference"/>
        </w:rPr>
        <w:annotationRef/>
      </w:r>
      <w:r>
        <w:t>This is currently un-published.</w:t>
      </w:r>
    </w:p>
  </w:comment>
  <w:comment w:id="208" w:author="Thomas Whitham" w:date="2014-02-11T16:40:00Z" w:initials="TW">
    <w:p w14:paraId="02FF853A" w14:textId="4F091FC9" w:rsidR="00C65204" w:rsidRDefault="00C65204">
      <w:pPr>
        <w:pStyle w:val="CommentText"/>
      </w:pPr>
      <w:r>
        <w:rPr>
          <w:rStyle w:val="CommentReference"/>
        </w:rPr>
        <w:annotationRef/>
      </w:r>
      <w:r>
        <w:t>Hummm, OK, so we really need to see when he intends to have this done for submission.  I would check with him on this.</w:t>
      </w:r>
    </w:p>
  </w:comment>
  <w:comment w:id="218" w:author="Hillary Cooper" w:date="2014-02-13T11:21:00Z" w:initials="HC">
    <w:p w14:paraId="11DE1F72" w14:textId="77777777" w:rsidR="00C65204" w:rsidRDefault="00C65204">
      <w:pPr>
        <w:pStyle w:val="CommentText"/>
      </w:pPr>
      <w:r>
        <w:rPr>
          <w:rStyle w:val="CommentReference"/>
        </w:rPr>
        <w:annotationRef/>
      </w:r>
      <w:r>
        <w:t>Does a common garden really randomize the environment?</w:t>
      </w:r>
    </w:p>
  </w:comment>
  <w:comment w:id="217" w:author="Todd Wojtowicz" w:date="2014-02-14T09:18:00Z" w:initials="TW">
    <w:p w14:paraId="35961471" w14:textId="77777777" w:rsidR="00C65204" w:rsidRDefault="00C65204">
      <w:pPr>
        <w:pStyle w:val="CommentText"/>
      </w:pPr>
      <w:r>
        <w:rPr>
          <w:rStyle w:val="CommentReference"/>
        </w:rPr>
        <w:annotationRef/>
      </w:r>
      <w:r>
        <w:t>Nicely stated.</w:t>
      </w:r>
    </w:p>
  </w:comment>
  <w:comment w:id="225" w:author="Thomas Whitham" w:date="2014-02-11T16:41:00Z" w:initials="TW">
    <w:p w14:paraId="2C154E5E" w14:textId="2B2F5D71" w:rsidR="00C65204" w:rsidRDefault="00C65204">
      <w:pPr>
        <w:pStyle w:val="CommentText"/>
      </w:pPr>
      <w:r>
        <w:rPr>
          <w:rStyle w:val="CommentReference"/>
        </w:rPr>
        <w:annotationRef/>
      </w:r>
      <w:r>
        <w:t>Didn’t he also have branches with and without aphids in this experiment to quantify the change in the network?</w:t>
      </w:r>
    </w:p>
  </w:comment>
  <w:comment w:id="226" w:author="Matthew K. Lau" w:date="2014-02-11T12:55:00Z" w:initials="MKL">
    <w:p w14:paraId="67C8396F" w14:textId="2B60DF96" w:rsidR="00C65204" w:rsidRDefault="00C65204">
      <w:pPr>
        <w:pStyle w:val="CommentText"/>
      </w:pPr>
      <w:r>
        <w:rPr>
          <w:rStyle w:val="CommentReference"/>
        </w:rPr>
        <w:annotationRef/>
      </w:r>
      <w:r>
        <w:t>Add compositional test.</w:t>
      </w:r>
    </w:p>
  </w:comment>
  <w:comment w:id="237" w:author="Thomas Whitham" w:date="2014-02-11T16:43:00Z" w:initials="TW">
    <w:p w14:paraId="532070C5" w14:textId="6EED579C" w:rsidR="00C65204" w:rsidRDefault="00C65204">
      <w:pPr>
        <w:pStyle w:val="CommentText"/>
      </w:pPr>
      <w:r>
        <w:rPr>
          <w:rStyle w:val="CommentReference"/>
        </w:rPr>
        <w:annotationRef/>
      </w:r>
      <w:r>
        <w:t>Gina’s papers focused on cross type (Hybrid and both parental species) and Shuster et al. 2006 Evolution, and Keith et al. 2010 showed intraspecific genetic variation in community phenotypes.  Important to keep inter and intra specific genetic differences separate.  The Whitham et al. 2012 Trends in Plant Science focused only on intra.</w:t>
      </w:r>
    </w:p>
  </w:comment>
  <w:comment w:id="239" w:author="Todd Wojtowicz" w:date="2014-02-14T09:20:00Z" w:initials="TW">
    <w:p w14:paraId="06053D91" w14:textId="77777777" w:rsidR="00C65204" w:rsidRDefault="00C65204">
      <w:pPr>
        <w:pStyle w:val="CommentText"/>
      </w:pPr>
      <w:r>
        <w:rPr>
          <w:rStyle w:val="CommentReference"/>
        </w:rPr>
        <w:annotationRef/>
      </w:r>
      <w:r>
        <w:t>No caps</w:t>
      </w:r>
    </w:p>
  </w:comment>
  <w:comment w:id="241" w:author="Todd Wojtowicz" w:date="2014-02-14T09:21:00Z" w:initials="TW">
    <w:p w14:paraId="2C7C16F2" w14:textId="77777777" w:rsidR="00C65204" w:rsidRDefault="00C65204">
      <w:pPr>
        <w:pStyle w:val="CommentText"/>
      </w:pPr>
      <w:r>
        <w:rPr>
          <w:rStyle w:val="CommentReference"/>
        </w:rPr>
        <w:annotationRef/>
      </w:r>
      <w:r>
        <w:t>Random effect?</w:t>
      </w:r>
    </w:p>
  </w:comment>
  <w:comment w:id="276" w:author="Hillary Cooper" w:date="2014-02-13T11:25:00Z" w:initials="HC">
    <w:p w14:paraId="5FA8A325" w14:textId="77777777" w:rsidR="00C65204" w:rsidRDefault="00C65204">
      <w:pPr>
        <w:pStyle w:val="CommentText"/>
      </w:pPr>
      <w:r>
        <w:rPr>
          <w:rStyle w:val="CommentReference"/>
        </w:rPr>
        <w:annotationRef/>
      </w:r>
      <w:r>
        <w:t>How about: which are assigned a phenotypic value</w:t>
      </w:r>
    </w:p>
  </w:comment>
  <w:comment w:id="283" w:author="Thomas Whitham" w:date="2014-02-11T16:48:00Z" w:initials="TW">
    <w:p w14:paraId="186ED4EA" w14:textId="441680CF" w:rsidR="00C65204" w:rsidRDefault="00C65204">
      <w:pPr>
        <w:pStyle w:val="CommentText"/>
      </w:pPr>
      <w:r>
        <w:rPr>
          <w:rStyle w:val="CommentReference"/>
        </w:rPr>
        <w:annotationRef/>
      </w:r>
      <w:r>
        <w:t>I would use the actual definition that Ellison et al. and Dayton use.  This is not quite right.</w:t>
      </w:r>
    </w:p>
  </w:comment>
  <w:comment w:id="284" w:author="Helen" w:date="2014-02-14T10:39:00Z" w:initials="H">
    <w:p w14:paraId="02CA237D" w14:textId="77777777" w:rsidR="00C65204" w:rsidRDefault="00C65204">
      <w:pPr>
        <w:pStyle w:val="CommentText"/>
      </w:pPr>
      <w:r>
        <w:rPr>
          <w:rStyle w:val="CommentReference"/>
        </w:rPr>
        <w:annotationRef/>
      </w:r>
      <w:r>
        <w:t>I think you're fine only giving the reference the first time you introduce the concept above.</w:t>
      </w:r>
    </w:p>
  </w:comment>
  <w:comment w:id="282" w:author="Hillary Cooper" w:date="2014-02-13T11:25:00Z" w:initials="HC">
    <w:p w14:paraId="044E0B85" w14:textId="77777777" w:rsidR="00C65204" w:rsidRDefault="00C65204">
      <w:pPr>
        <w:pStyle w:val="CommentText"/>
      </w:pPr>
      <w:r>
        <w:rPr>
          <w:rStyle w:val="CommentReference"/>
        </w:rPr>
        <w:annotationRef/>
      </w:r>
      <w:r>
        <w:t>Should already have gone over what a foundation sp is earlier.</w:t>
      </w:r>
    </w:p>
  </w:comment>
  <w:comment w:id="319" w:author="Hillary Cooper" w:date="2014-02-13T11:32:00Z" w:initials="HC">
    <w:p w14:paraId="7D5730CD" w14:textId="77777777" w:rsidR="00C65204" w:rsidRDefault="00C65204">
      <w:pPr>
        <w:pStyle w:val="CommentText"/>
      </w:pPr>
      <w:r>
        <w:rPr>
          <w:rStyle w:val="CommentReference"/>
        </w:rPr>
        <w:annotationRef/>
      </w:r>
      <w:r>
        <w:t>What is this? The removal of genotypes?</w:t>
      </w:r>
    </w:p>
  </w:comment>
  <w:comment w:id="320" w:author="Hillary Cooper" w:date="2014-02-13T11:28:00Z" w:initials="HC">
    <w:p w14:paraId="0E93AE27" w14:textId="77777777" w:rsidR="00C65204" w:rsidRDefault="00C65204">
      <w:pPr>
        <w:pStyle w:val="CommentText"/>
      </w:pPr>
      <w:r>
        <w:rPr>
          <w:rStyle w:val="CommentReference"/>
        </w:rPr>
        <w:annotationRef/>
      </w:r>
      <w:r>
        <w:t>Already said this above.</w:t>
      </w:r>
    </w:p>
  </w:comment>
  <w:comment w:id="328" w:author="Matthew K. Lau" w:date="2014-02-10T17:09:00Z" w:initials="MKL">
    <w:p w14:paraId="1C2E23C6" w14:textId="11ED56F9" w:rsidR="00C65204" w:rsidRDefault="00C65204">
      <w:pPr>
        <w:pStyle w:val="CommentText"/>
      </w:pPr>
      <w:r>
        <w:rPr>
          <w:rStyle w:val="CommentReference"/>
        </w:rPr>
        <w:annotationRef/>
      </w:r>
      <w:r>
        <w:t>Bascompte et al. 200?</w:t>
      </w:r>
    </w:p>
  </w:comment>
  <w:comment w:id="329" w:author="Helen" w:date="2014-02-14T10:46:00Z" w:initials="H">
    <w:p w14:paraId="01FFE85C" w14:textId="77777777" w:rsidR="00C65204" w:rsidRDefault="00C65204">
      <w:pPr>
        <w:pStyle w:val="CommentText"/>
      </w:pPr>
      <w:r>
        <w:rPr>
          <w:rStyle w:val="CommentReference"/>
        </w:rPr>
        <w:annotationRef/>
      </w:r>
      <w:r>
        <w:t>It would be useful, for me at least, to have an explanation of how you are defining robustness before this point in the paper.</w:t>
      </w:r>
    </w:p>
  </w:comment>
  <w:comment w:id="345" w:author="Hillary Cooper" w:date="2014-02-13T11:32:00Z" w:initials="HC">
    <w:p w14:paraId="7ECDB303" w14:textId="77777777" w:rsidR="00C65204" w:rsidRDefault="00C65204">
      <w:pPr>
        <w:pStyle w:val="CommentText"/>
      </w:pPr>
      <w:r>
        <w:rPr>
          <w:rStyle w:val="CommentReference"/>
        </w:rPr>
        <w:annotationRef/>
      </w:r>
      <w:r>
        <w:t>Is this # 3 (the genetic effect) treatement?</w:t>
      </w:r>
    </w:p>
  </w:comment>
  <w:comment w:id="361" w:author="Matthew K. Lau" w:date="2014-02-10T17:38:00Z" w:initials="MKL">
    <w:p w14:paraId="4EBBD89E" w14:textId="2CF3AD28" w:rsidR="00C65204" w:rsidRDefault="00C65204">
      <w:pPr>
        <w:pStyle w:val="CommentText"/>
      </w:pPr>
      <w:r>
        <w:rPr>
          <w:rStyle w:val="CommentReference"/>
        </w:rPr>
        <w:annotationRef/>
      </w:r>
      <w:r>
        <w:t xml:space="preserve">What’s a good cite for this? </w:t>
      </w:r>
    </w:p>
  </w:comment>
  <w:comment w:id="372" w:author="Matthew K. Lau" w:date="2014-02-10T17:21:00Z" w:initials="MKL">
    <w:p w14:paraId="1744BA6B" w14:textId="77777777" w:rsidR="00C65204" w:rsidRDefault="00C65204" w:rsidP="002A342D">
      <w:pPr>
        <w:pStyle w:val="CommentText"/>
      </w:pPr>
      <w:r>
        <w:rPr>
          <w:rStyle w:val="CommentReference"/>
        </w:rPr>
        <w:annotationRef/>
      </w:r>
      <w:r>
        <w:t xml:space="preserve">    </w:t>
      </w:r>
    </w:p>
    <w:p w14:paraId="046393D9" w14:textId="77777777" w:rsidR="00C65204" w:rsidRDefault="00C65204" w:rsidP="002A342D">
      <w:pPr>
        <w:pStyle w:val="CommentText"/>
      </w:pPr>
    </w:p>
    <w:p w14:paraId="1F002CBF" w14:textId="42B066C6" w:rsidR="00C65204" w:rsidRDefault="00C65204" w:rsidP="002A342D">
      <w:pPr>
        <w:pStyle w:val="CommentText"/>
      </w:pPr>
      <w:r>
        <w:t>title = {lme4: Linear mixed-effects models using S4 classes},</w:t>
      </w:r>
    </w:p>
    <w:p w14:paraId="64C1548F" w14:textId="77777777" w:rsidR="00C65204" w:rsidRDefault="00C65204" w:rsidP="002A342D">
      <w:pPr>
        <w:pStyle w:val="CommentText"/>
      </w:pPr>
      <w:r>
        <w:t xml:space="preserve">    author = {Douglas Bates and Martin Maechler and Ben Bolker},</w:t>
      </w:r>
    </w:p>
    <w:p w14:paraId="67D5D321" w14:textId="77777777" w:rsidR="00C65204" w:rsidRDefault="00C65204" w:rsidP="002A342D">
      <w:pPr>
        <w:pStyle w:val="CommentText"/>
      </w:pPr>
      <w:r>
        <w:t xml:space="preserve">    year = {2013},</w:t>
      </w:r>
    </w:p>
    <w:p w14:paraId="11118962" w14:textId="77777777" w:rsidR="00C65204" w:rsidRDefault="00C65204" w:rsidP="002A342D">
      <w:pPr>
        <w:pStyle w:val="CommentText"/>
      </w:pPr>
      <w:r>
        <w:t xml:space="preserve">    note = {R package version 0.999999-2},</w:t>
      </w:r>
    </w:p>
    <w:p w14:paraId="68D039C2" w14:textId="77777777" w:rsidR="00C65204" w:rsidRDefault="00C65204" w:rsidP="002A342D">
      <w:pPr>
        <w:pStyle w:val="CommentText"/>
      </w:pPr>
      <w:r>
        <w:t xml:space="preserve">    url = {http://CRAN.R-project.org/package=lme4},</w:t>
      </w:r>
    </w:p>
    <w:p w14:paraId="5998AE9D" w14:textId="516FAA94" w:rsidR="00C65204" w:rsidRDefault="00C65204">
      <w:pPr>
        <w:pStyle w:val="CommentText"/>
      </w:pPr>
    </w:p>
  </w:comment>
  <w:comment w:id="373" w:author="Helen" w:date="2014-02-14T10:51:00Z" w:initials="H">
    <w:p w14:paraId="7871978C" w14:textId="77777777" w:rsidR="00C65204" w:rsidRDefault="00C65204">
      <w:pPr>
        <w:pStyle w:val="CommentText"/>
      </w:pPr>
      <w:r>
        <w:rPr>
          <w:rStyle w:val="CommentReference"/>
        </w:rPr>
        <w:annotationRef/>
      </w:r>
      <w:r>
        <w:t>what about the genetic variation?  correlated with genetic similarity? or simply showing a different pattern when you introduced genotype as a variable as opposed to only species?</w:t>
      </w:r>
    </w:p>
  </w:comment>
  <w:comment w:id="374" w:author="Todd Wojtowicz" w:date="2014-02-14T09:45:00Z" w:initials="TW">
    <w:p w14:paraId="1B3D67A7" w14:textId="77777777" w:rsidR="00C65204" w:rsidRDefault="00C65204">
      <w:pPr>
        <w:pStyle w:val="CommentText"/>
      </w:pPr>
      <w:r>
        <w:rPr>
          <w:rStyle w:val="CommentReference"/>
        </w:rPr>
        <w:annotationRef/>
      </w:r>
      <w:r>
        <w:t>Are you referring to the null of no nestedness, or are you referring to the degree of nestedness?</w:t>
      </w:r>
    </w:p>
  </w:comment>
  <w:comment w:id="376" w:author="Thomas Whitham" w:date="2014-02-11T16:57:00Z" w:initials="TW">
    <w:p w14:paraId="68E72809" w14:textId="62C17912" w:rsidR="00C65204" w:rsidRDefault="00C65204">
      <w:pPr>
        <w:pStyle w:val="CommentText"/>
      </w:pPr>
      <w:r>
        <w:rPr>
          <w:rStyle w:val="CommentReference"/>
        </w:rPr>
        <w:annotationRef/>
      </w:r>
      <w:r>
        <w:t>see my comments in margins of Fig 2</w:t>
      </w:r>
    </w:p>
  </w:comment>
  <w:comment w:id="408" w:author="Thomas Whitham" w:date="2014-02-11T16:59:00Z" w:initials="TW">
    <w:p w14:paraId="573D148F" w14:textId="29847397" w:rsidR="00C65204" w:rsidRDefault="00C65204">
      <w:pPr>
        <w:pStyle w:val="CommentText"/>
      </w:pPr>
      <w:r>
        <w:rPr>
          <w:rStyle w:val="CommentReference"/>
        </w:rPr>
        <w:annotationRef/>
      </w:r>
      <w:r>
        <w:t>I think you need to flesh this out and explain both of these figs in separate paras.  The topic sentence for each should be the key point of each sub fig.</w:t>
      </w:r>
    </w:p>
  </w:comment>
  <w:comment w:id="409" w:author="Todd Wojtowicz" w:date="2014-02-14T09:49:00Z" w:initials="TW">
    <w:p w14:paraId="6C17322D" w14:textId="77777777" w:rsidR="00C65204" w:rsidRDefault="00C65204">
      <w:pPr>
        <w:pStyle w:val="CommentText"/>
      </w:pPr>
      <w:r>
        <w:rPr>
          <w:rStyle w:val="CommentReference"/>
        </w:rPr>
        <w:annotationRef/>
      </w:r>
      <w:r>
        <w:t>Are you saying that the degree in which tree genotype influenced its associated communities was a factor in influencing nestedness?  It is not clear to me what, exactly, you mean here.</w:t>
      </w:r>
    </w:p>
  </w:comment>
  <w:comment w:id="410" w:author="Hillary Cooper" w:date="2014-02-13T11:32:00Z" w:initials="HC">
    <w:p w14:paraId="5BC1CD2D" w14:textId="77777777" w:rsidR="00C65204" w:rsidRDefault="00C65204">
      <w:pPr>
        <w:pStyle w:val="CommentText"/>
      </w:pPr>
      <w:r>
        <w:rPr>
          <w:rStyle w:val="CommentReference"/>
        </w:rPr>
        <w:annotationRef/>
      </w:r>
      <w:r>
        <w:t>do you mean the number of different genotypes here? Or the removal simulation?</w:t>
      </w:r>
    </w:p>
  </w:comment>
  <w:comment w:id="433" w:author="Thomas Whitham" w:date="2014-02-11T17:01:00Z" w:initials="TW">
    <w:p w14:paraId="59534298" w14:textId="5D100F41" w:rsidR="00C65204" w:rsidRDefault="00C65204">
      <w:pPr>
        <w:pStyle w:val="CommentText"/>
      </w:pPr>
      <w:r>
        <w:rPr>
          <w:rStyle w:val="CommentReference"/>
        </w:rPr>
        <w:annotationRef/>
      </w:r>
      <w:r>
        <w:t>Again, I think it is important to walk a reader, especially non-network folks through this fig and explain what it is shows.  Show as panel a and panel b and explain each carefully in the text.</w:t>
      </w:r>
    </w:p>
  </w:comment>
  <w:comment w:id="443" w:author="Hillary Cooper" w:date="2014-02-13T11:36:00Z" w:initials="HC">
    <w:p w14:paraId="53C1CE16" w14:textId="77777777" w:rsidR="00C65204" w:rsidRDefault="00C65204">
      <w:pPr>
        <w:pStyle w:val="CommentText"/>
      </w:pPr>
      <w:r>
        <w:rPr>
          <w:rStyle w:val="CommentReference"/>
        </w:rPr>
        <w:annotationRef/>
      </w:r>
      <w:r>
        <w:t>I think you need to define this earlier on. Is it a network term? Does it just mean stability?</w:t>
      </w:r>
    </w:p>
  </w:comment>
  <w:comment w:id="453" w:author="Thomas Whitham" w:date="2014-02-11T17:04:00Z" w:initials="TW">
    <w:p w14:paraId="7B05E0A0" w14:textId="0484048A" w:rsidR="00C65204" w:rsidRDefault="00C65204">
      <w:pPr>
        <w:pStyle w:val="CommentText"/>
      </w:pPr>
      <w:r>
        <w:rPr>
          <w:rStyle w:val="CommentReference"/>
        </w:rPr>
        <w:annotationRef/>
      </w:r>
      <w:r>
        <w:t>Have a topic sentence that goes beyond the network modeler to the ecology/evolution.</w:t>
      </w:r>
    </w:p>
  </w:comment>
  <w:comment w:id="469" w:author="Todd Wojtowicz" w:date="2014-02-14T09:51:00Z" w:initials="TW">
    <w:p w14:paraId="2E86DBB8" w14:textId="77777777" w:rsidR="00C65204" w:rsidRDefault="00C65204">
      <w:pPr>
        <w:pStyle w:val="CommentText"/>
      </w:pPr>
      <w:r>
        <w:rPr>
          <w:rStyle w:val="CommentReference"/>
        </w:rPr>
        <w:annotationRef/>
      </w:r>
      <w:r>
        <w:t>Susceptible to what?</w:t>
      </w:r>
    </w:p>
  </w:comment>
  <w:comment w:id="468" w:author="Helen" w:date="2014-02-14T10:53:00Z" w:initials="H">
    <w:p w14:paraId="50A640ED" w14:textId="77777777" w:rsidR="00C65204" w:rsidRDefault="00C65204">
      <w:pPr>
        <w:pStyle w:val="CommentText"/>
      </w:pPr>
      <w:r>
        <w:rPr>
          <w:rStyle w:val="CommentReference"/>
        </w:rPr>
        <w:annotationRef/>
      </w:r>
      <w:r>
        <w:t>had lower stability?</w:t>
      </w:r>
    </w:p>
  </w:comment>
  <w:comment w:id="470" w:author="Matthew K. Lau" w:date="2014-02-11T16:41:00Z" w:initials="MKL">
    <w:p w14:paraId="7B217590" w14:textId="02E03A0C" w:rsidR="00C65204" w:rsidRDefault="00C65204">
      <w:pPr>
        <w:pStyle w:val="CommentText"/>
      </w:pPr>
      <w:r>
        <w:rPr>
          <w:rStyle w:val="CommentReference"/>
        </w:rPr>
        <w:annotationRef/>
      </w:r>
      <w:r>
        <w:t>Need to finish analyses. We have ridiculous power here, but we really just need some kind of ancova model to test for differences between the removal experiment types in each scenario.</w:t>
      </w:r>
    </w:p>
  </w:comment>
  <w:comment w:id="471" w:author="Hillary Cooper" w:date="2014-02-13T11:37:00Z" w:initials="HC">
    <w:p w14:paraId="21CC7A11" w14:textId="77777777" w:rsidR="00C65204" w:rsidRDefault="00C65204">
      <w:pPr>
        <w:pStyle w:val="CommentText"/>
      </w:pPr>
      <w:r>
        <w:rPr>
          <w:rStyle w:val="CommentReference"/>
        </w:rPr>
        <w:annotationRef/>
      </w:r>
      <w:r>
        <w:t>And? The sentence doesn’t make sense with “to” here.</w:t>
      </w:r>
    </w:p>
  </w:comment>
  <w:comment w:id="472" w:author="Todd Wojtowicz" w:date="2014-02-14T09:52:00Z" w:initials="TW">
    <w:p w14:paraId="7421C93F" w14:textId="77777777" w:rsidR="00C65204" w:rsidRDefault="00C65204">
      <w:pPr>
        <w:pStyle w:val="CommentText"/>
      </w:pPr>
      <w:r>
        <w:rPr>
          <w:rStyle w:val="CommentReference"/>
        </w:rPr>
        <w:annotationRef/>
      </w:r>
      <w:r>
        <w:t>What fluctuations?</w:t>
      </w:r>
    </w:p>
  </w:comment>
  <w:comment w:id="481" w:author="Matthew K. Lau" w:date="2014-02-11T12:55:00Z" w:initials="MKL">
    <w:p w14:paraId="54006187" w14:textId="14BA6D50" w:rsidR="00C65204" w:rsidRDefault="00C65204">
      <w:pPr>
        <w:pStyle w:val="CommentText"/>
      </w:pPr>
      <w:r>
        <w:rPr>
          <w:rStyle w:val="CommentReference"/>
        </w:rPr>
        <w:annotationRef/>
      </w:r>
      <w:r>
        <w:t>Networks are dead. Long live networks!</w:t>
      </w:r>
    </w:p>
    <w:p w14:paraId="67D941B3" w14:textId="77777777" w:rsidR="00C65204" w:rsidRDefault="00C65204">
      <w:pPr>
        <w:pStyle w:val="CommentText"/>
      </w:pPr>
    </w:p>
    <w:p w14:paraId="4F005527" w14:textId="53443CC0" w:rsidR="00C65204" w:rsidRDefault="00C65204">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C65204" w:rsidRDefault="00C65204">
      <w:pPr>
        <w:pStyle w:val="CommentText"/>
      </w:pPr>
    </w:p>
    <w:p w14:paraId="6D2C81ED" w14:textId="3DCCD0C3" w:rsidR="00C65204" w:rsidRDefault="00C65204">
      <w:pPr>
        <w:pStyle w:val="CommentText"/>
      </w:pPr>
      <w:r>
        <w:t>Can you incorporate Allesina’s work?</w:t>
      </w:r>
    </w:p>
  </w:comment>
  <w:comment w:id="482" w:author="Matthew K. Lau" w:date="2014-02-11T12:55:00Z" w:initials="MKL">
    <w:p w14:paraId="477B5833" w14:textId="6217348E" w:rsidR="00C65204" w:rsidRDefault="00C65204">
      <w:pPr>
        <w:pStyle w:val="CommentText"/>
      </w:pPr>
      <w:r>
        <w:rPr>
          <w:rStyle w:val="CommentReference"/>
        </w:rPr>
        <w:annotationRef/>
      </w:r>
      <w:r>
        <w:t>Integrate papers from Memmott’s group:</w:t>
      </w:r>
    </w:p>
    <w:p w14:paraId="11F0E894" w14:textId="77777777" w:rsidR="00C65204" w:rsidRDefault="00C65204">
      <w:pPr>
        <w:pStyle w:val="CommentText"/>
      </w:pPr>
    </w:p>
    <w:p w14:paraId="2F480DAB" w14:textId="7FD3B65A" w:rsidR="00C65204" w:rsidRDefault="00054B3D">
      <w:pPr>
        <w:pStyle w:val="CommentText"/>
      </w:pPr>
      <w:hyperlink r:id="rId1" w:history="1">
        <w:r w:rsidR="00C65204" w:rsidRPr="001B6761">
          <w:rPr>
            <w:rStyle w:val="Hyperlink"/>
          </w:rPr>
          <w:t>http://www.biochem-caflisch.uzh.ch/static/pdf/smuff10.pdf</w:t>
        </w:r>
      </w:hyperlink>
    </w:p>
    <w:p w14:paraId="6E523083" w14:textId="77777777" w:rsidR="00C65204" w:rsidRDefault="00C65204">
      <w:pPr>
        <w:pStyle w:val="CommentText"/>
      </w:pPr>
    </w:p>
    <w:p w14:paraId="7807A948" w14:textId="0CDDB5C8" w:rsidR="00C65204" w:rsidRDefault="00054B3D">
      <w:pPr>
        <w:pStyle w:val="CommentText"/>
      </w:pPr>
      <w:hyperlink r:id="rId2" w:history="1">
        <w:r w:rsidR="00C65204" w:rsidRPr="001B6761">
          <w:rPr>
            <w:rStyle w:val="Hyperlink"/>
          </w:rPr>
          <w:t>http://onlinelibrary.wiley.com/doi/10.1111/j.1600-0706.2010.18927.x/abstract;jsessionid=9D7A22112428CF54B3CC9D1B2ECA2B7C.f02t04</w:t>
        </w:r>
      </w:hyperlink>
    </w:p>
    <w:p w14:paraId="1720595D" w14:textId="77777777" w:rsidR="00C65204" w:rsidRDefault="00C65204">
      <w:pPr>
        <w:pStyle w:val="CommentText"/>
      </w:pPr>
    </w:p>
    <w:p w14:paraId="30937D18" w14:textId="5A8FBF2F" w:rsidR="00C65204" w:rsidRDefault="00054B3D">
      <w:pPr>
        <w:pStyle w:val="CommentText"/>
      </w:pPr>
      <w:hyperlink r:id="rId3" w:history="1">
        <w:r w:rsidR="00C65204" w:rsidRPr="001B6761">
          <w:rPr>
            <w:rStyle w:val="Hyperlink"/>
          </w:rPr>
          <w:t>http://onlinelibrary.wiley.com/doi/10.1111/j.1461-0248.2011.01688.x/abstract</w:t>
        </w:r>
      </w:hyperlink>
    </w:p>
    <w:p w14:paraId="3FD5A874" w14:textId="77777777" w:rsidR="00C65204" w:rsidRDefault="00C65204">
      <w:pPr>
        <w:pStyle w:val="CommentText"/>
      </w:pPr>
    </w:p>
    <w:p w14:paraId="3B029379" w14:textId="77777777" w:rsidR="00C65204" w:rsidRDefault="00C65204">
      <w:pPr>
        <w:pStyle w:val="CommentText"/>
      </w:pPr>
    </w:p>
    <w:p w14:paraId="6CE06D95" w14:textId="21F757FF" w:rsidR="00C65204" w:rsidRDefault="00054B3D">
      <w:pPr>
        <w:pStyle w:val="CommentText"/>
      </w:pPr>
      <w:hyperlink r:id="rId4" w:history="1">
        <w:r w:rsidR="00C65204" w:rsidRPr="001B6761">
          <w:rPr>
            <w:rStyle w:val="Hyperlink"/>
          </w:rPr>
          <w:t>http://onlinelibrary.wiley.com/doi/10.1111/j.1461-0248.2009.01437.x/abstract</w:t>
        </w:r>
      </w:hyperlink>
    </w:p>
    <w:p w14:paraId="1CD5669A" w14:textId="77777777" w:rsidR="00C65204" w:rsidRDefault="00C65204">
      <w:pPr>
        <w:pStyle w:val="CommentText"/>
      </w:pPr>
    </w:p>
    <w:p w14:paraId="28F78484" w14:textId="7B85FB8B" w:rsidR="00C65204" w:rsidRDefault="00C65204">
      <w:pPr>
        <w:pStyle w:val="CommentText"/>
      </w:pPr>
      <w:r w:rsidRPr="00A96620">
        <w:t>http://www.esajournals.org/doi/abs/10.1890/08-2092.1</w:t>
      </w:r>
    </w:p>
  </w:comment>
  <w:comment w:id="483" w:author="Matthew K. Lau" w:date="2014-02-11T12:55:00Z" w:initials="MKL">
    <w:p w14:paraId="298B3E81" w14:textId="68AC7BBC" w:rsidR="00C65204" w:rsidRDefault="00C65204">
      <w:pPr>
        <w:pStyle w:val="CommentText"/>
      </w:pPr>
      <w:r>
        <w:rPr>
          <w:rStyle w:val="CommentReference"/>
        </w:rPr>
        <w:annotationRef/>
      </w:r>
      <w:r>
        <w:t>Bluthgen ????</w:t>
      </w:r>
    </w:p>
  </w:comment>
  <w:comment w:id="486" w:author="Matthew K. Lau" w:date="2014-02-11T12:55:00Z" w:initials="MKL">
    <w:p w14:paraId="683476DC" w14:textId="77777777" w:rsidR="00C65204" w:rsidRDefault="00C65204">
      <w:pPr>
        <w:pStyle w:val="CommentText"/>
      </w:pPr>
      <w:r>
        <w:rPr>
          <w:rStyle w:val="CommentReference"/>
        </w:rPr>
        <w:annotationRef/>
      </w:r>
    </w:p>
    <w:p w14:paraId="60DB3E37" w14:textId="025F47AC" w:rsidR="00C65204" w:rsidRDefault="00C65204">
      <w:pPr>
        <w:pStyle w:val="CommentText"/>
      </w:pPr>
      <w:r>
        <w:t>Dave’s paper???</w:t>
      </w:r>
    </w:p>
    <w:p w14:paraId="55EE9D85" w14:textId="77777777" w:rsidR="00C65204" w:rsidRDefault="00C65204">
      <w:pPr>
        <w:pStyle w:val="CommentText"/>
      </w:pPr>
    </w:p>
    <w:p w14:paraId="4A6FED0F" w14:textId="3FC0C1E5" w:rsidR="00C65204" w:rsidRDefault="00C65204">
      <w:pPr>
        <w:pStyle w:val="CommentText"/>
      </w:pPr>
      <w:r w:rsidRPr="00197A18">
        <w:t>file:///Users/Aeolus/Documents/articles/smith_2011_JEB.pdf</w:t>
      </w:r>
    </w:p>
  </w:comment>
  <w:comment w:id="491" w:author="Matthew K. Lau" w:date="2014-02-11T12:55:00Z" w:initials="MKL">
    <w:p w14:paraId="53E87A36" w14:textId="15A1221F" w:rsidR="00C65204" w:rsidRDefault="00C65204">
      <w:pPr>
        <w:pStyle w:val="CommentText"/>
      </w:pPr>
      <w:r>
        <w:rPr>
          <w:rStyle w:val="CommentReference"/>
        </w:rPr>
        <w:annotationRef/>
      </w:r>
      <w:r>
        <w:t>Make the argument for clonality being the rule, rather than the exception in ecosystems.</w:t>
      </w:r>
    </w:p>
  </w:comment>
  <w:comment w:id="494" w:author="Matthew K. Lau" w:date="2014-02-11T12:55:00Z" w:initials="MKL">
    <w:p w14:paraId="0EAFA2E9" w14:textId="77777777" w:rsidR="00C65204" w:rsidRDefault="00C65204" w:rsidP="00AD2C0E">
      <w:pPr>
        <w:pStyle w:val="CommentText"/>
      </w:pPr>
      <w:r>
        <w:rPr>
          <w:rStyle w:val="CommentReference"/>
        </w:rPr>
        <w:annotationRef/>
      </w:r>
      <w:r>
        <w:t>Ellison et al. 2005 provides a review of what happens when foundation species are removed from ecosystems.</w:t>
      </w:r>
    </w:p>
  </w:comment>
  <w:comment w:id="497" w:author="Matthew K. Lau" w:date="2014-02-11T12:55:00Z" w:initials="MKL">
    <w:p w14:paraId="0C6F6002" w14:textId="3E93FF20" w:rsidR="00C65204" w:rsidRDefault="00C65204">
      <w:pPr>
        <w:pStyle w:val="CommentText"/>
      </w:pPr>
      <w:r>
        <w:rPr>
          <w:rStyle w:val="CommentReference"/>
        </w:rPr>
        <w:annotationRef/>
      </w:r>
      <w:r>
        <w:t>Feedbacks from the scale of genotype-species networks feed-upward to influence the structure of species-species networks.</w:t>
      </w:r>
    </w:p>
  </w:comment>
  <w:comment w:id="498" w:author="Matthew K. Lau" w:date="2014-02-11T12:55:00Z" w:initials="MKL">
    <w:p w14:paraId="3454EAEA" w14:textId="77777777" w:rsidR="00C65204" w:rsidRDefault="00C65204">
      <w:pPr>
        <w:pStyle w:val="CommentText"/>
      </w:pPr>
    </w:p>
    <w:p w14:paraId="38C4E342" w14:textId="1B00C640" w:rsidR="00C65204" w:rsidRDefault="00C65204">
      <w:pPr>
        <w:pStyle w:val="CommentText"/>
      </w:pPr>
      <w:r>
        <w:t>The Future:</w:t>
      </w:r>
    </w:p>
    <w:p w14:paraId="744F230E" w14:textId="77777777" w:rsidR="00C65204" w:rsidRDefault="00C65204">
      <w:pPr>
        <w:pStyle w:val="CommentText"/>
      </w:pPr>
    </w:p>
    <w:p w14:paraId="4DFAAC0E" w14:textId="77777777" w:rsidR="00C65204" w:rsidRDefault="00C65204">
      <w:pPr>
        <w:pStyle w:val="CommentText"/>
      </w:pPr>
      <w:r>
        <w:rPr>
          <w:rStyle w:val="CommentReference"/>
        </w:rPr>
        <w:annotationRef/>
      </w:r>
      <w:r>
        <w:t xml:space="preserve">New methods for generating genetics and protein information will revolutionize community genetics. </w:t>
      </w:r>
    </w:p>
    <w:p w14:paraId="444C234F" w14:textId="77777777" w:rsidR="00C65204" w:rsidRDefault="00C65204">
      <w:pPr>
        <w:pStyle w:val="CommentText"/>
      </w:pPr>
    </w:p>
    <w:p w14:paraId="486CF0B7" w14:textId="37F355DB" w:rsidR="00C65204" w:rsidRDefault="00C65204" w:rsidP="00123EFA">
      <w:pPr>
        <w:pStyle w:val="CommentText"/>
      </w:pPr>
      <w:r>
        <w:t>Higher resolution data will provide a means to analyze genotype-genotype networks.</w:t>
      </w:r>
    </w:p>
    <w:p w14:paraId="165B878E" w14:textId="77777777" w:rsidR="00C65204" w:rsidRDefault="00C65204" w:rsidP="00123EFA">
      <w:pPr>
        <w:pStyle w:val="CommentText"/>
      </w:pPr>
    </w:p>
    <w:p w14:paraId="326596B0" w14:textId="5BF276A5" w:rsidR="00C65204" w:rsidRDefault="00C65204" w:rsidP="00123EFA">
      <w:pPr>
        <w:pStyle w:val="CommentText"/>
      </w:pPr>
      <w:r w:rsidRPr="00286AF9">
        <w:rPr>
          <w:b/>
          <w:u w:val="single"/>
        </w:rPr>
        <w:t>Wirta et al. 2014</w:t>
      </w:r>
      <w:r>
        <w:t xml:space="preserve"> </w:t>
      </w:r>
      <w:r w:rsidRPr="00F753AB">
        <w:t>http://www.pnas.org/content/111/5/1885.full.pdf</w:t>
      </w:r>
    </w:p>
    <w:p w14:paraId="30C1657A" w14:textId="77777777" w:rsidR="00C65204" w:rsidRDefault="00C65204" w:rsidP="00123EFA">
      <w:pPr>
        <w:pStyle w:val="CommentText"/>
      </w:pPr>
    </w:p>
    <w:p w14:paraId="7E529B01" w14:textId="421167A1" w:rsidR="00C65204" w:rsidRPr="00286AF9" w:rsidRDefault="00C65204" w:rsidP="00123EFA">
      <w:pPr>
        <w:pStyle w:val="CommentText"/>
        <w:rPr>
          <w:b/>
          <w:u w:val="single"/>
        </w:rPr>
      </w:pPr>
      <w:r w:rsidRPr="00286AF9">
        <w:rPr>
          <w:b/>
          <w:u w:val="single"/>
        </w:rPr>
        <w:t>Gugerli et al. 2013</w:t>
      </w:r>
    </w:p>
    <w:p w14:paraId="506C1BB7" w14:textId="77777777" w:rsidR="00C65204" w:rsidRPr="00157C59" w:rsidRDefault="00C65204" w:rsidP="00123EFA">
      <w:pPr>
        <w:pStyle w:val="CommentText"/>
      </w:pPr>
      <w:r w:rsidRPr="00157C59">
        <w:t>Community genetics in the time of next- generation molecular technologies</w:t>
      </w:r>
    </w:p>
    <w:p w14:paraId="6581B2FC" w14:textId="5E70201C" w:rsidR="00C65204" w:rsidRDefault="00C65204" w:rsidP="00123EFA">
      <w:pPr>
        <w:pStyle w:val="CommentText"/>
      </w:pPr>
      <w:r w:rsidRPr="00157C59">
        <w:t>FELIX GUGERLI,* ROLAND BRANDL,† BASTIEN CASTAGNEYROL,‡ ALAIN FRANC,‡ HERV E_ JACTEL,‡ HANS-PETER KOELEWIJN,§ FRANCIS MARTIN,¶ MARTINA PETER,* KARIN PRITSCH,** HILKE SCHR O€DER,†† MARINUS J. M. SMULDERS,‡‡ ANTOINE KREMER,‡ BIRGIT ZIEGENHAGEN† and EVOLTREE JERA3 CONTRIBUTORS1</w:t>
      </w:r>
    </w:p>
  </w:comment>
  <w:comment w:id="506" w:author="Todd Wojtowicz" w:date="2014-02-14T09:53:00Z" w:initials="TW">
    <w:p w14:paraId="5ABE8692" w14:textId="77777777" w:rsidR="00C65204" w:rsidRDefault="00C65204">
      <w:pPr>
        <w:pStyle w:val="CommentText"/>
      </w:pPr>
      <w:r>
        <w:rPr>
          <w:rStyle w:val="CommentReference"/>
        </w:rPr>
        <w:annotationRef/>
      </w:r>
      <w:r>
        <w:t>This idea needs to be more fully developed.</w:t>
      </w:r>
    </w:p>
  </w:comment>
  <w:comment w:id="550" w:author="Matthew K. Lau" w:date="2014-02-11T18:05:00Z" w:initials="MKL">
    <w:p w14:paraId="12DDEA17" w14:textId="77777777" w:rsidR="00C65204" w:rsidRDefault="00C65204">
      <w:pPr>
        <w:pStyle w:val="CommentText"/>
      </w:pPr>
      <w:r>
        <w:rPr>
          <w:rStyle w:val="CommentReference"/>
        </w:rPr>
        <w:annotationRef/>
      </w:r>
    </w:p>
    <w:p w14:paraId="11926789" w14:textId="77777777" w:rsidR="00C65204" w:rsidRDefault="00C65204">
      <w:pPr>
        <w:pStyle w:val="CommentText"/>
      </w:pPr>
    </w:p>
    <w:p w14:paraId="79542E40" w14:textId="6AA8E411" w:rsidR="00C65204" w:rsidRDefault="00C65204">
      <w:pPr>
        <w:pStyle w:val="CommentText"/>
      </w:pPr>
      <w:r>
        <w:t>- Sorry, this section needs considerable work, but I’ve outlined the main ideas.</w:t>
      </w:r>
    </w:p>
    <w:p w14:paraId="44816A3B" w14:textId="231EAB93" w:rsidR="00C65204" w:rsidRDefault="00C65204">
      <w:pPr>
        <w:pStyle w:val="CommentText"/>
      </w:pPr>
      <w:r>
        <w:t xml:space="preserve">- I plan to address the first two with the removal simulation results. </w:t>
      </w:r>
    </w:p>
    <w:p w14:paraId="5366F9B8" w14:textId="4CBFD2D4" w:rsidR="00C65204" w:rsidRDefault="00C65204">
      <w:pPr>
        <w:pStyle w:val="CommentText"/>
      </w:pPr>
      <w:r>
        <w:t>- I would like to discuss the third point with people</w:t>
      </w:r>
    </w:p>
    <w:p w14:paraId="33D54568" w14:textId="77777777" w:rsidR="00C65204" w:rsidRDefault="00C65204">
      <w:pPr>
        <w:pStyle w:val="CommentText"/>
      </w:pPr>
    </w:p>
    <w:p w14:paraId="330298ED" w14:textId="5799DB5D" w:rsidR="00C65204" w:rsidRDefault="00C65204">
      <w:pPr>
        <w:pStyle w:val="CommentText"/>
      </w:pPr>
      <w:r>
        <w:t>Please ignore the random comments below.</w:t>
      </w:r>
    </w:p>
    <w:p w14:paraId="06034A32" w14:textId="77777777" w:rsidR="00C65204" w:rsidRDefault="00C65204">
      <w:pPr>
        <w:pStyle w:val="CommentText"/>
      </w:pPr>
    </w:p>
    <w:p w14:paraId="7690F562" w14:textId="77777777" w:rsidR="00C65204" w:rsidRDefault="00C65204" w:rsidP="003F4A61">
      <w:pPr>
        <w:spacing w:line="480" w:lineRule="auto"/>
        <w:ind w:firstLine="720"/>
      </w:pPr>
      <w:r>
        <w:t>Evolution of specificity is a major frontier (Agrawal 2010)</w:t>
      </w:r>
    </w:p>
    <w:p w14:paraId="63E3B925" w14:textId="77777777" w:rsidR="00C65204" w:rsidRDefault="00C65204" w:rsidP="003F4A61">
      <w:pPr>
        <w:spacing w:line="480" w:lineRule="auto"/>
        <w:ind w:firstLine="720"/>
      </w:pPr>
    </w:p>
    <w:p w14:paraId="3222AD95" w14:textId="541882C5" w:rsidR="00C65204" w:rsidRDefault="00C65204" w:rsidP="003F4A61">
      <w:pPr>
        <w:spacing w:line="480" w:lineRule="auto"/>
        <w:ind w:firstLine="720"/>
      </w:pPr>
      <w:r>
        <w:t>Feedbacks from the scale of genotype-species networks feed-upward to influence the structure of species-species networks.</w:t>
      </w:r>
    </w:p>
    <w:p w14:paraId="4B5DADDC" w14:textId="77777777" w:rsidR="00C65204" w:rsidRDefault="00C65204" w:rsidP="003F4A61">
      <w:pPr>
        <w:spacing w:line="480" w:lineRule="auto"/>
        <w:ind w:firstLine="720"/>
      </w:pPr>
    </w:p>
    <w:p w14:paraId="776A0611" w14:textId="77777777" w:rsidR="00C65204" w:rsidRPr="00104A47" w:rsidRDefault="00C65204" w:rsidP="003F4A61">
      <w:pPr>
        <w:spacing w:line="480" w:lineRule="auto"/>
        <w:ind w:firstLine="720"/>
      </w:pPr>
      <w:r w:rsidRPr="00104A47">
        <w:t>Scaling up to species-species networks?</w:t>
      </w:r>
    </w:p>
    <w:p w14:paraId="44C1A660" w14:textId="77777777" w:rsidR="00C65204" w:rsidRDefault="00C65204" w:rsidP="003F4A61">
      <w:pPr>
        <w:spacing w:line="480" w:lineRule="auto"/>
      </w:pPr>
    </w:p>
    <w:p w14:paraId="3977AB51" w14:textId="1780D6EB" w:rsidR="00C65204" w:rsidRDefault="00C65204" w:rsidP="003F4A61">
      <w:pPr>
        <w:spacing w:line="480" w:lineRule="auto"/>
      </w:pPr>
      <w:r>
        <w:t>Non-random co-extinctions (Rezende et al. 2007 Nature).</w:t>
      </w:r>
    </w:p>
    <w:p w14:paraId="68BFBE30" w14:textId="77777777" w:rsidR="00C65204" w:rsidRDefault="00C65204" w:rsidP="003F4A61">
      <w:pPr>
        <w:spacing w:line="480" w:lineRule="auto"/>
        <w:ind w:firstLine="720"/>
      </w:pPr>
    </w:p>
    <w:p w14:paraId="3EF4270E" w14:textId="77777777" w:rsidR="00C65204" w:rsidRDefault="00C65204" w:rsidP="003F4A61">
      <w:pPr>
        <w:spacing w:line="480" w:lineRule="auto"/>
        <w:ind w:firstLine="720"/>
      </w:pPr>
      <w:r>
        <w:t xml:space="preserve">How does this apply to real systems? </w:t>
      </w:r>
    </w:p>
    <w:p w14:paraId="1EF023B6" w14:textId="77777777" w:rsidR="00C65204" w:rsidRDefault="00C65204" w:rsidP="003F4A61">
      <w:pPr>
        <w:spacing w:line="480" w:lineRule="auto"/>
        <w:ind w:firstLine="720"/>
      </w:pPr>
    </w:p>
    <w:p w14:paraId="378B1BC1" w14:textId="77777777" w:rsidR="00C65204" w:rsidRDefault="00C65204" w:rsidP="003F4A61">
      <w:pPr>
        <w:spacing w:line="480" w:lineRule="auto"/>
        <w:ind w:firstLine="720"/>
      </w:pPr>
      <w:r>
        <w:t xml:space="preserve">Ellison et al. 2005 provides a review of what happens when foundation species are removed from ecosystems. </w:t>
      </w:r>
    </w:p>
    <w:p w14:paraId="7D96C2A6" w14:textId="77777777" w:rsidR="00C65204" w:rsidRDefault="00C65204" w:rsidP="003F4A61">
      <w:pPr>
        <w:spacing w:line="480" w:lineRule="auto"/>
        <w:ind w:firstLine="720"/>
      </w:pPr>
    </w:p>
    <w:p w14:paraId="6EB48284" w14:textId="77777777" w:rsidR="00C65204" w:rsidRDefault="00C65204" w:rsidP="003F4A61">
      <w:pPr>
        <w:spacing w:line="480" w:lineRule="auto"/>
        <w:ind w:firstLine="720"/>
      </w:pPr>
      <w:r>
        <w:t>Super generalists (Guimaraes and Thompson 2011).</w:t>
      </w:r>
    </w:p>
    <w:p w14:paraId="1BB649BA" w14:textId="77777777" w:rsidR="00C65204" w:rsidRDefault="00C65204" w:rsidP="003F4A61">
      <w:pPr>
        <w:spacing w:line="480" w:lineRule="auto"/>
        <w:ind w:firstLine="720"/>
      </w:pPr>
    </w:p>
    <w:p w14:paraId="1E000621" w14:textId="77777777" w:rsidR="00C65204" w:rsidRDefault="00C65204" w:rsidP="003F4A61">
      <w:pPr>
        <w:spacing w:line="480" w:lineRule="auto"/>
        <w:ind w:firstLine="720"/>
      </w:pPr>
      <w:r>
        <w:t>Interaction diversity is important (Mougi et al. 2012).</w:t>
      </w:r>
    </w:p>
    <w:p w14:paraId="3B371BF1" w14:textId="77777777" w:rsidR="00C65204" w:rsidRDefault="00C65204" w:rsidP="00EC28B0">
      <w:pPr>
        <w:spacing w:line="480" w:lineRule="auto"/>
      </w:pPr>
    </w:p>
    <w:p w14:paraId="01F7E35A" w14:textId="77777777" w:rsidR="00C65204" w:rsidRDefault="00C65204" w:rsidP="00EC28B0">
      <w:pPr>
        <w:spacing w:line="480" w:lineRule="auto"/>
      </w:pPr>
      <w:r>
        <w:t>Make the argument for clonality being the rule, rather than the exception in ecosystems.</w:t>
      </w:r>
    </w:p>
    <w:p w14:paraId="4C37CF4E" w14:textId="77777777" w:rsidR="00C65204" w:rsidRDefault="00C65204" w:rsidP="00EC28B0">
      <w:pPr>
        <w:spacing w:line="480" w:lineRule="auto"/>
      </w:pPr>
    </w:p>
    <w:p w14:paraId="1DD9B27D" w14:textId="77777777" w:rsidR="00C65204" w:rsidRDefault="00C65204" w:rsidP="003F4A61">
      <w:pPr>
        <w:spacing w:line="480" w:lineRule="auto"/>
      </w:pPr>
      <w:r>
        <w:t>GxE, what are the consequences of stabilizing versus directional selection (Smith et al. 2011)?</w:t>
      </w:r>
    </w:p>
    <w:p w14:paraId="43A12121" w14:textId="77777777" w:rsidR="00C65204" w:rsidRDefault="00C65204" w:rsidP="003F4A61">
      <w:pPr>
        <w:spacing w:line="480" w:lineRule="auto"/>
      </w:pPr>
      <w:r>
        <w:t>Actual dimensionality of trait values?</w:t>
      </w:r>
    </w:p>
    <w:p w14:paraId="4C125698" w14:textId="77777777" w:rsidR="00C65204" w:rsidRDefault="00C65204">
      <w:pPr>
        <w:pStyle w:val="CommentText"/>
      </w:pPr>
    </w:p>
  </w:comment>
  <w:comment w:id="572" w:author="Dana Ikeda" w:date="2014-02-14T08:24:00Z" w:initials="DI">
    <w:p w14:paraId="6E256009" w14:textId="77777777" w:rsidR="00C65204" w:rsidRDefault="00C65204">
      <w:pPr>
        <w:pStyle w:val="CommentText"/>
      </w:pPr>
      <w:r>
        <w:rPr>
          <w:rStyle w:val="CommentReference"/>
        </w:rPr>
        <w:annotationRef/>
      </w:r>
      <w:r>
        <w:t>What would you predict might be a result if you looked at these two structures?</w:t>
      </w:r>
    </w:p>
  </w:comment>
  <w:comment w:id="772" w:author="Matthew K. Lau" w:date="2014-02-07T16:05:00Z" w:initials="MKL">
    <w:p w14:paraId="7661784B" w14:textId="77777777" w:rsidR="00C65204" w:rsidRDefault="00C65204" w:rsidP="000E5647">
      <w:pPr>
        <w:pStyle w:val="CommentText"/>
      </w:pPr>
      <w:r>
        <w:rPr>
          <w:rStyle w:val="CommentReference"/>
        </w:rPr>
        <w:annotationRef/>
      </w:r>
      <w:r>
        <w:t>Need to make color-blind friendly.</w:t>
      </w:r>
    </w:p>
  </w:comment>
  <w:comment w:id="774" w:author="Matthew K. Lau" w:date="2014-02-12T17:03:00Z" w:initials="MKL">
    <w:p w14:paraId="050859CF" w14:textId="2C6A18D7" w:rsidR="00C65204" w:rsidRDefault="00C65204">
      <w:pPr>
        <w:pStyle w:val="CommentText"/>
      </w:pPr>
      <w:r>
        <w:rPr>
          <w:rStyle w:val="CommentReference"/>
        </w:rPr>
        <w:annotationRef/>
      </w:r>
    </w:p>
    <w:p w14:paraId="7D47C43F" w14:textId="4540A46A" w:rsidR="00C65204" w:rsidRDefault="00C65204">
      <w:pPr>
        <w:pStyle w:val="CommentText"/>
      </w:pPr>
      <w:r>
        <w:t xml:space="preserve">Develop the genotype explanation better. </w:t>
      </w:r>
    </w:p>
    <w:p w14:paraId="2663A60C" w14:textId="77777777" w:rsidR="00C65204" w:rsidRDefault="00C65204">
      <w:pPr>
        <w:pStyle w:val="CommentText"/>
      </w:pPr>
    </w:p>
    <w:p w14:paraId="57E5CFC8" w14:textId="760AE90D" w:rsidR="00C65204" w:rsidRDefault="00C65204">
      <w:pPr>
        <w:pStyle w:val="CommentText"/>
      </w:pPr>
      <w:r>
        <w:t>Talk about what has been done for networks of species interacting with other species like a community of plants and their communities of pollinators.</w:t>
      </w:r>
    </w:p>
    <w:p w14:paraId="1B9B960E" w14:textId="77777777" w:rsidR="00C65204" w:rsidRDefault="00C65204">
      <w:pPr>
        <w:pStyle w:val="CommentText"/>
      </w:pPr>
    </w:p>
    <w:p w14:paraId="3AD85427" w14:textId="517F4A5E" w:rsidR="00C65204" w:rsidRDefault="00C65204" w:rsidP="0097292C">
      <w:pPr>
        <w:pStyle w:val="CommentText"/>
        <w:numPr>
          <w:ilvl w:val="0"/>
          <w:numId w:val="8"/>
        </w:numPr>
      </w:pPr>
      <w:r>
        <w:t>evolution and networks</w:t>
      </w:r>
    </w:p>
    <w:p w14:paraId="1821376F" w14:textId="5406BBCC" w:rsidR="00C65204" w:rsidRDefault="00C65204" w:rsidP="0097292C">
      <w:pPr>
        <w:pStyle w:val="CommentText"/>
        <w:numPr>
          <w:ilvl w:val="0"/>
          <w:numId w:val="8"/>
        </w:numPr>
      </w:pPr>
      <w:r>
        <w:t>species-species networks (ecology)</w:t>
      </w:r>
    </w:p>
    <w:p w14:paraId="1B54CD7F" w14:textId="4C873160" w:rsidR="00C65204" w:rsidRDefault="00C65204" w:rsidP="0097292C">
      <w:pPr>
        <w:pStyle w:val="CommentText"/>
        <w:numPr>
          <w:ilvl w:val="0"/>
          <w:numId w:val="8"/>
        </w:numPr>
      </w:pPr>
      <w:r>
        <w:t>genotype species networks</w:t>
      </w:r>
    </w:p>
    <w:p w14:paraId="4FF72424" w14:textId="6D7255D2" w:rsidR="00C65204" w:rsidRDefault="00C65204" w:rsidP="004142E7">
      <w:pPr>
        <w:pStyle w:val="CommentText"/>
        <w:numPr>
          <w:ilvl w:val="1"/>
          <w:numId w:val="8"/>
        </w:numPr>
      </w:pPr>
      <w:r>
        <w:t>describe nestedness in genotype-species networks</w:t>
      </w:r>
    </w:p>
    <w:p w14:paraId="2EB76414" w14:textId="741679D7" w:rsidR="00C65204" w:rsidRDefault="00C65204" w:rsidP="0097292C">
      <w:pPr>
        <w:pStyle w:val="CommentText"/>
        <w:numPr>
          <w:ilvl w:val="0"/>
          <w:numId w:val="8"/>
        </w:numPr>
      </w:pPr>
      <w:r>
        <w:t>why is that important</w:t>
      </w:r>
    </w:p>
    <w:p w14:paraId="797E0F1B" w14:textId="7F7DB540" w:rsidR="00C65204" w:rsidRDefault="00C65204" w:rsidP="0097292C">
      <w:pPr>
        <w:pStyle w:val="CommentText"/>
        <w:numPr>
          <w:ilvl w:val="1"/>
          <w:numId w:val="8"/>
        </w:numPr>
      </w:pPr>
      <w:r>
        <w:t>by going to the intra-specific, genotype level, you can talk about the selection of networks</w:t>
      </w:r>
    </w:p>
    <w:p w14:paraId="215F6DAF" w14:textId="64FF8D9E" w:rsidR="00C65204" w:rsidRDefault="00C65204" w:rsidP="0097292C">
      <w:pPr>
        <w:pStyle w:val="CommentText"/>
        <w:numPr>
          <w:ilvl w:val="1"/>
          <w:numId w:val="8"/>
        </w:numPr>
      </w:pPr>
      <w:r>
        <w:t>processes could be operating at this scale that are the same as the species-species scale</w:t>
      </w:r>
    </w:p>
    <w:p w14:paraId="7331AEAB" w14:textId="77777777" w:rsidR="00C65204" w:rsidRDefault="00C65204" w:rsidP="0097292C">
      <w:pPr>
        <w:pStyle w:val="CommentText"/>
      </w:pPr>
    </w:p>
    <w:p w14:paraId="73DCA776" w14:textId="71F02B7A" w:rsidR="00C65204" w:rsidRDefault="00C65204" w:rsidP="0097292C">
      <w:pPr>
        <w:pStyle w:val="CommentText"/>
      </w:pPr>
      <w:r>
        <w:t>Improving Figure</w:t>
      </w:r>
    </w:p>
    <w:p w14:paraId="73115439" w14:textId="17131CDF" w:rsidR="00C65204" w:rsidRDefault="00C65204" w:rsidP="009F3F16">
      <w:pPr>
        <w:pStyle w:val="CommentText"/>
        <w:numPr>
          <w:ilvl w:val="0"/>
          <w:numId w:val="8"/>
        </w:numPr>
      </w:pPr>
      <w:r>
        <w:t>don’t have nodes on top of lines</w:t>
      </w:r>
    </w:p>
    <w:p w14:paraId="6554BC53" w14:textId="5347483D" w:rsidR="00C65204" w:rsidRDefault="00C65204" w:rsidP="009F3F16">
      <w:pPr>
        <w:pStyle w:val="CommentText"/>
        <w:numPr>
          <w:ilvl w:val="0"/>
          <w:numId w:val="8"/>
        </w:numPr>
      </w:pPr>
      <w:r>
        <w:t>two panels</w:t>
      </w:r>
    </w:p>
    <w:p w14:paraId="083FE460" w14:textId="28CF2843" w:rsidR="00C65204" w:rsidRDefault="00C65204" w:rsidP="009F3F16">
      <w:pPr>
        <w:pStyle w:val="CommentText"/>
        <w:numPr>
          <w:ilvl w:val="0"/>
          <w:numId w:val="8"/>
        </w:numPr>
      </w:pPr>
      <w:r>
        <w:t>label the columns</w:t>
      </w:r>
    </w:p>
    <w:p w14:paraId="787E855D" w14:textId="2E486656" w:rsidR="00C65204" w:rsidRDefault="00C65204" w:rsidP="009F3F16">
      <w:pPr>
        <w:pStyle w:val="CommentText"/>
        <w:numPr>
          <w:ilvl w:val="0"/>
          <w:numId w:val="8"/>
        </w:numPr>
      </w:pPr>
      <w:r>
        <w:t>pictures for arthropods</w:t>
      </w:r>
    </w:p>
    <w:p w14:paraId="5AED164C" w14:textId="547D5B11" w:rsidR="00C65204" w:rsidRDefault="00C65204" w:rsidP="009F3F16">
      <w:pPr>
        <w:pStyle w:val="CommentText"/>
        <w:numPr>
          <w:ilvl w:val="0"/>
          <w:numId w:val="8"/>
        </w:numPr>
      </w:pPr>
      <w:r>
        <w:t>Improve figure legend</w:t>
      </w:r>
    </w:p>
    <w:p w14:paraId="2BD29A9C" w14:textId="77777777" w:rsidR="00C65204" w:rsidRDefault="00C65204" w:rsidP="00005FD1">
      <w:pPr>
        <w:pStyle w:val="CommentText"/>
      </w:pPr>
    </w:p>
    <w:p w14:paraId="49821283" w14:textId="77777777" w:rsidR="00C65204" w:rsidRDefault="00C65204" w:rsidP="00005FD1">
      <w:pPr>
        <w:pStyle w:val="CommentText"/>
      </w:pPr>
    </w:p>
  </w:comment>
  <w:comment w:id="777" w:author="Matthew K. Lau" w:date="2014-02-10T17:23:00Z" w:initials="MKL">
    <w:p w14:paraId="2293E7AA" w14:textId="77777777" w:rsidR="00C65204" w:rsidRDefault="00C65204">
      <w:pPr>
        <w:pStyle w:val="CommentText"/>
      </w:pPr>
      <w:r>
        <w:rPr>
          <w:rStyle w:val="CommentReference"/>
        </w:rPr>
        <w:annotationRef/>
      </w:r>
      <w:r>
        <w:t xml:space="preserve">Fix y-axis label to say Total Relativized Abundances. </w:t>
      </w:r>
    </w:p>
  </w:comment>
  <w:comment w:id="781" w:author="Thomas Whitham" w:date="2014-02-11T16:54:00Z" w:initials="TW">
    <w:p w14:paraId="6ABE32DB" w14:textId="77777777" w:rsidR="00C65204" w:rsidRDefault="00C65204">
      <w:pPr>
        <w:pStyle w:val="CommentText"/>
      </w:pPr>
      <w:r>
        <w:rPr>
          <w:rStyle w:val="CommentReference"/>
        </w:rPr>
        <w:annotationRef/>
      </w:r>
      <w:r>
        <w:t>In the figure below, it is important to show the left column and x-axis as tree, and the right column and y-axis as insect or community.  This photo is for narrowleaf cottonwood.  An insect icon could be used for this.  There are so many lines connecting the two columns, not sure what reader is to draw from this.</w:t>
      </w:r>
    </w:p>
    <w:p w14:paraId="1DB1E788" w14:textId="77777777" w:rsidR="00C65204" w:rsidRDefault="00C65204">
      <w:pPr>
        <w:pStyle w:val="CommentText"/>
      </w:pPr>
    </w:p>
    <w:p w14:paraId="4D0C1C6E" w14:textId="77777777" w:rsidR="00C65204" w:rsidRDefault="00C65204">
      <w:pPr>
        <w:pStyle w:val="CommentText"/>
      </w:pPr>
      <w:r>
        <w:t>Show as panel a and panel b and explain each carefully in the text.</w:t>
      </w:r>
    </w:p>
  </w:comment>
  <w:comment w:id="783" w:author="Matthew K. Lau" w:date="2014-02-10T17:23:00Z" w:initials="MKL">
    <w:p w14:paraId="75CF8104" w14:textId="58FE25F4" w:rsidR="00C65204" w:rsidRDefault="00C65204">
      <w:pPr>
        <w:pStyle w:val="CommentText"/>
      </w:pPr>
      <w:r>
        <w:rPr>
          <w:rStyle w:val="CommentReference"/>
        </w:rPr>
        <w:annotationRef/>
      </w:r>
      <w:r>
        <w:t xml:space="preserve">Fix y-axis label to say Total Relativized Abundances. </w:t>
      </w:r>
    </w:p>
  </w:comment>
  <w:comment w:id="785" w:author="Matthew K. Lau" w:date="2014-02-12T16:55:00Z" w:initials="MKL">
    <w:p w14:paraId="4B21B6E8" w14:textId="38F533EF" w:rsidR="00C65204" w:rsidRDefault="00C65204">
      <w:pPr>
        <w:pStyle w:val="CommentText"/>
      </w:pPr>
      <w:r>
        <w:rPr>
          <w:rStyle w:val="CommentReference"/>
        </w:rPr>
        <w:annotationRef/>
      </w:r>
      <w:r>
        <w:t>Use icons for parts.</w:t>
      </w:r>
    </w:p>
  </w:comment>
  <w:comment w:id="786" w:author="Matthew K. Lau" w:date="2014-02-10T17:23:00Z" w:initials="MKL">
    <w:p w14:paraId="70DECED2" w14:textId="5D8C7F48" w:rsidR="00C65204" w:rsidRDefault="00C65204">
      <w:pPr>
        <w:pStyle w:val="CommentText"/>
      </w:pPr>
      <w:r>
        <w:rPr>
          <w:rStyle w:val="CommentReference"/>
        </w:rPr>
        <w:annotationRef/>
      </w:r>
      <w:r>
        <w:t>Increase resolution of labels.</w:t>
      </w:r>
    </w:p>
  </w:comment>
  <w:comment w:id="791" w:author="Matthew K. Lau" w:date="2014-02-10T17:24:00Z" w:initials="MKL">
    <w:p w14:paraId="09DDB7B7" w14:textId="77777777" w:rsidR="00C65204" w:rsidRDefault="00C65204">
      <w:pPr>
        <w:pStyle w:val="CommentText"/>
      </w:pPr>
      <w:r>
        <w:rPr>
          <w:rStyle w:val="CommentReference"/>
        </w:rPr>
        <w:annotationRef/>
      </w:r>
      <w:r>
        <w:t>Develop a fit estimate for this relationship.</w:t>
      </w:r>
    </w:p>
  </w:comment>
  <w:comment w:id="840" w:author="Matthew K. Lau" w:date="2014-02-10T17:24:00Z" w:initials="MKL">
    <w:p w14:paraId="7F7C3AAF" w14:textId="143FA54E" w:rsidR="00C65204" w:rsidRDefault="00C65204">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AdvGARMT">
    <w:altName w:val="Cambria"/>
    <w:panose1 w:val="00000000000000000000"/>
    <w:charset w:val="00"/>
    <w:family w:val="roman"/>
    <w:notTrueType/>
    <w:pitch w:val="default"/>
    <w:sig w:usb0="00000003" w:usb1="00000000" w:usb2="00000000" w:usb3="00000000" w:csb0="00000001" w:csb1="00000000"/>
  </w:font>
  <w:font w:name="AdvGARMT-I">
    <w:altName w:val="Cambria"/>
    <w:panose1 w:val="00000000000000000000"/>
    <w:charset w:val="00"/>
    <w:family w:val="roman"/>
    <w:notTrueType/>
    <w:pitch w:val="default"/>
    <w:sig w:usb0="00000003" w:usb1="00000000" w:usb2="00000000" w:usb3="00000000" w:csb0="00000001" w:csb1="00000000"/>
  </w:font>
  <w:font w:name="AdvTT3713a231+2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5F5F8F"/>
    <w:multiLevelType w:val="hybridMultilevel"/>
    <w:tmpl w:val="60BA3EA6"/>
    <w:lvl w:ilvl="0" w:tplc="117AC46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num>
  <w:num w:numId="4">
    <w:abstractNumId w:val="0"/>
  </w:num>
  <w:num w:numId="5">
    <w:abstractNumId w:val="1"/>
  </w:num>
  <w:num w:numId="6">
    <w:abstractNumId w:val="8"/>
  </w:num>
  <w:num w:numId="7">
    <w:abstractNumId w:val="5"/>
  </w:num>
  <w:num w:numId="8">
    <w:abstractNumId w:val="2"/>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B93"/>
    <w:rsid w:val="00003EF5"/>
    <w:rsid w:val="00004652"/>
    <w:rsid w:val="00004D49"/>
    <w:rsid w:val="000053A8"/>
    <w:rsid w:val="00005EDC"/>
    <w:rsid w:val="00005FD1"/>
    <w:rsid w:val="00007C8B"/>
    <w:rsid w:val="0001292B"/>
    <w:rsid w:val="00012F84"/>
    <w:rsid w:val="000135ED"/>
    <w:rsid w:val="0002056D"/>
    <w:rsid w:val="00021B2E"/>
    <w:rsid w:val="00021E29"/>
    <w:rsid w:val="000234A8"/>
    <w:rsid w:val="0002521D"/>
    <w:rsid w:val="000257F2"/>
    <w:rsid w:val="00026830"/>
    <w:rsid w:val="0002709D"/>
    <w:rsid w:val="00027C04"/>
    <w:rsid w:val="0003036D"/>
    <w:rsid w:val="0003118C"/>
    <w:rsid w:val="00031285"/>
    <w:rsid w:val="00034186"/>
    <w:rsid w:val="000427EB"/>
    <w:rsid w:val="00042B57"/>
    <w:rsid w:val="00044CC7"/>
    <w:rsid w:val="00045387"/>
    <w:rsid w:val="0005014E"/>
    <w:rsid w:val="00050EC3"/>
    <w:rsid w:val="000515B2"/>
    <w:rsid w:val="000517C7"/>
    <w:rsid w:val="000534BA"/>
    <w:rsid w:val="000536AC"/>
    <w:rsid w:val="0005395A"/>
    <w:rsid w:val="000541D2"/>
    <w:rsid w:val="00054B3D"/>
    <w:rsid w:val="00054EBA"/>
    <w:rsid w:val="000556C3"/>
    <w:rsid w:val="00056E10"/>
    <w:rsid w:val="00060183"/>
    <w:rsid w:val="00060A39"/>
    <w:rsid w:val="000626AA"/>
    <w:rsid w:val="00062ED5"/>
    <w:rsid w:val="00063C91"/>
    <w:rsid w:val="00072944"/>
    <w:rsid w:val="00075D30"/>
    <w:rsid w:val="00076E52"/>
    <w:rsid w:val="00076E6B"/>
    <w:rsid w:val="000805A1"/>
    <w:rsid w:val="00080B9E"/>
    <w:rsid w:val="00081385"/>
    <w:rsid w:val="000823DE"/>
    <w:rsid w:val="000857B0"/>
    <w:rsid w:val="00086001"/>
    <w:rsid w:val="0008734E"/>
    <w:rsid w:val="00087657"/>
    <w:rsid w:val="00087A5B"/>
    <w:rsid w:val="00090BBA"/>
    <w:rsid w:val="000916B4"/>
    <w:rsid w:val="00092628"/>
    <w:rsid w:val="00092C8A"/>
    <w:rsid w:val="00093050"/>
    <w:rsid w:val="0009433B"/>
    <w:rsid w:val="0009460F"/>
    <w:rsid w:val="000948F2"/>
    <w:rsid w:val="0009588E"/>
    <w:rsid w:val="0009655C"/>
    <w:rsid w:val="000965C4"/>
    <w:rsid w:val="000974E1"/>
    <w:rsid w:val="000A1E13"/>
    <w:rsid w:val="000A3C98"/>
    <w:rsid w:val="000A5E58"/>
    <w:rsid w:val="000A6035"/>
    <w:rsid w:val="000A60FB"/>
    <w:rsid w:val="000A7072"/>
    <w:rsid w:val="000A757A"/>
    <w:rsid w:val="000B4C58"/>
    <w:rsid w:val="000B5A3D"/>
    <w:rsid w:val="000B67F9"/>
    <w:rsid w:val="000B68D2"/>
    <w:rsid w:val="000B7A72"/>
    <w:rsid w:val="000B7B2F"/>
    <w:rsid w:val="000C0023"/>
    <w:rsid w:val="000C01DE"/>
    <w:rsid w:val="000C1AE2"/>
    <w:rsid w:val="000C1F8B"/>
    <w:rsid w:val="000C22CB"/>
    <w:rsid w:val="000C3431"/>
    <w:rsid w:val="000C3AFA"/>
    <w:rsid w:val="000C4C7A"/>
    <w:rsid w:val="000C6192"/>
    <w:rsid w:val="000C718C"/>
    <w:rsid w:val="000C7398"/>
    <w:rsid w:val="000C7B83"/>
    <w:rsid w:val="000D15D2"/>
    <w:rsid w:val="000D26C3"/>
    <w:rsid w:val="000D3A37"/>
    <w:rsid w:val="000D3D52"/>
    <w:rsid w:val="000D7E26"/>
    <w:rsid w:val="000E1941"/>
    <w:rsid w:val="000E1CBE"/>
    <w:rsid w:val="000E20CA"/>
    <w:rsid w:val="000E229A"/>
    <w:rsid w:val="000E4EB9"/>
    <w:rsid w:val="000E5647"/>
    <w:rsid w:val="000E6DA2"/>
    <w:rsid w:val="000E754E"/>
    <w:rsid w:val="000F0175"/>
    <w:rsid w:val="000F12F8"/>
    <w:rsid w:val="000F2BAB"/>
    <w:rsid w:val="000F2DEF"/>
    <w:rsid w:val="000F361D"/>
    <w:rsid w:val="000F4C74"/>
    <w:rsid w:val="000F50EA"/>
    <w:rsid w:val="000F5ED3"/>
    <w:rsid w:val="00100FD2"/>
    <w:rsid w:val="0010101A"/>
    <w:rsid w:val="00101381"/>
    <w:rsid w:val="00101FEA"/>
    <w:rsid w:val="00102211"/>
    <w:rsid w:val="00103798"/>
    <w:rsid w:val="00103E1C"/>
    <w:rsid w:val="00104094"/>
    <w:rsid w:val="00104A47"/>
    <w:rsid w:val="001068EA"/>
    <w:rsid w:val="00107FFA"/>
    <w:rsid w:val="001145FC"/>
    <w:rsid w:val="00115567"/>
    <w:rsid w:val="00117229"/>
    <w:rsid w:val="00117ABB"/>
    <w:rsid w:val="00122EAC"/>
    <w:rsid w:val="00123BF9"/>
    <w:rsid w:val="00123EB1"/>
    <w:rsid w:val="00123EFA"/>
    <w:rsid w:val="00125ED0"/>
    <w:rsid w:val="00126DB9"/>
    <w:rsid w:val="00133E96"/>
    <w:rsid w:val="001343C9"/>
    <w:rsid w:val="00137D76"/>
    <w:rsid w:val="00137E02"/>
    <w:rsid w:val="00141096"/>
    <w:rsid w:val="00144E4D"/>
    <w:rsid w:val="0014532E"/>
    <w:rsid w:val="00146BB9"/>
    <w:rsid w:val="0014743C"/>
    <w:rsid w:val="00150354"/>
    <w:rsid w:val="00150E56"/>
    <w:rsid w:val="00153D61"/>
    <w:rsid w:val="001559EE"/>
    <w:rsid w:val="00157416"/>
    <w:rsid w:val="00157C59"/>
    <w:rsid w:val="00161F3F"/>
    <w:rsid w:val="001632A0"/>
    <w:rsid w:val="00164A41"/>
    <w:rsid w:val="00165A43"/>
    <w:rsid w:val="001668B5"/>
    <w:rsid w:val="00166A44"/>
    <w:rsid w:val="00167F83"/>
    <w:rsid w:val="0017006F"/>
    <w:rsid w:val="001721B7"/>
    <w:rsid w:val="001728EF"/>
    <w:rsid w:val="0017479C"/>
    <w:rsid w:val="00176B39"/>
    <w:rsid w:val="0017741E"/>
    <w:rsid w:val="00180498"/>
    <w:rsid w:val="00180D17"/>
    <w:rsid w:val="00180D8D"/>
    <w:rsid w:val="001818BB"/>
    <w:rsid w:val="00181A2C"/>
    <w:rsid w:val="0018340C"/>
    <w:rsid w:val="00183596"/>
    <w:rsid w:val="00186C58"/>
    <w:rsid w:val="0019036E"/>
    <w:rsid w:val="00190B6F"/>
    <w:rsid w:val="001951F2"/>
    <w:rsid w:val="00197A18"/>
    <w:rsid w:val="001A0829"/>
    <w:rsid w:val="001A103A"/>
    <w:rsid w:val="001A2EFC"/>
    <w:rsid w:val="001A3B4F"/>
    <w:rsid w:val="001A4705"/>
    <w:rsid w:val="001A5AFA"/>
    <w:rsid w:val="001A69AC"/>
    <w:rsid w:val="001A7103"/>
    <w:rsid w:val="001A7B50"/>
    <w:rsid w:val="001B01E2"/>
    <w:rsid w:val="001B06E5"/>
    <w:rsid w:val="001B0861"/>
    <w:rsid w:val="001B0F21"/>
    <w:rsid w:val="001B196B"/>
    <w:rsid w:val="001B2DEC"/>
    <w:rsid w:val="001B38D9"/>
    <w:rsid w:val="001B3AC4"/>
    <w:rsid w:val="001B50E1"/>
    <w:rsid w:val="001B56A6"/>
    <w:rsid w:val="001C1648"/>
    <w:rsid w:val="001C4BF5"/>
    <w:rsid w:val="001C601E"/>
    <w:rsid w:val="001C667B"/>
    <w:rsid w:val="001C73FF"/>
    <w:rsid w:val="001C7D59"/>
    <w:rsid w:val="001D044B"/>
    <w:rsid w:val="001D1BA8"/>
    <w:rsid w:val="001D1CFD"/>
    <w:rsid w:val="001D2256"/>
    <w:rsid w:val="001D468C"/>
    <w:rsid w:val="001D6210"/>
    <w:rsid w:val="001D73D0"/>
    <w:rsid w:val="001D7BE7"/>
    <w:rsid w:val="001E1511"/>
    <w:rsid w:val="001E1930"/>
    <w:rsid w:val="001E1F2D"/>
    <w:rsid w:val="001E4D62"/>
    <w:rsid w:val="001F05A8"/>
    <w:rsid w:val="001F1433"/>
    <w:rsid w:val="001F1EAF"/>
    <w:rsid w:val="001F22A9"/>
    <w:rsid w:val="001F2450"/>
    <w:rsid w:val="001F258E"/>
    <w:rsid w:val="001F3464"/>
    <w:rsid w:val="001F35F6"/>
    <w:rsid w:val="001F3B5E"/>
    <w:rsid w:val="001F42FA"/>
    <w:rsid w:val="001F456A"/>
    <w:rsid w:val="001F6809"/>
    <w:rsid w:val="001F68ED"/>
    <w:rsid w:val="00200EE2"/>
    <w:rsid w:val="002034DA"/>
    <w:rsid w:val="00203526"/>
    <w:rsid w:val="002061B2"/>
    <w:rsid w:val="00206271"/>
    <w:rsid w:val="002066C4"/>
    <w:rsid w:val="00206814"/>
    <w:rsid w:val="002075C2"/>
    <w:rsid w:val="002076A5"/>
    <w:rsid w:val="00210B89"/>
    <w:rsid w:val="00211202"/>
    <w:rsid w:val="002115FA"/>
    <w:rsid w:val="002118A0"/>
    <w:rsid w:val="00213F53"/>
    <w:rsid w:val="002148D3"/>
    <w:rsid w:val="00215B40"/>
    <w:rsid w:val="00217589"/>
    <w:rsid w:val="002203FD"/>
    <w:rsid w:val="0022168B"/>
    <w:rsid w:val="00221927"/>
    <w:rsid w:val="00221AB7"/>
    <w:rsid w:val="00223CC9"/>
    <w:rsid w:val="002264EA"/>
    <w:rsid w:val="00226E6E"/>
    <w:rsid w:val="0023181C"/>
    <w:rsid w:val="00231E00"/>
    <w:rsid w:val="00233F4A"/>
    <w:rsid w:val="0023601E"/>
    <w:rsid w:val="0023798A"/>
    <w:rsid w:val="0024030D"/>
    <w:rsid w:val="002416DB"/>
    <w:rsid w:val="00241B2A"/>
    <w:rsid w:val="002424CB"/>
    <w:rsid w:val="00244A18"/>
    <w:rsid w:val="00246D08"/>
    <w:rsid w:val="00255766"/>
    <w:rsid w:val="00256087"/>
    <w:rsid w:val="002564CD"/>
    <w:rsid w:val="002565BD"/>
    <w:rsid w:val="00256DE5"/>
    <w:rsid w:val="00261251"/>
    <w:rsid w:val="00264E55"/>
    <w:rsid w:val="002658E9"/>
    <w:rsid w:val="0026793E"/>
    <w:rsid w:val="0027076F"/>
    <w:rsid w:val="00270D52"/>
    <w:rsid w:val="00270F32"/>
    <w:rsid w:val="0027111C"/>
    <w:rsid w:val="00272336"/>
    <w:rsid w:val="00272628"/>
    <w:rsid w:val="00273F38"/>
    <w:rsid w:val="00275687"/>
    <w:rsid w:val="0027588E"/>
    <w:rsid w:val="002763EF"/>
    <w:rsid w:val="0028015C"/>
    <w:rsid w:val="00282136"/>
    <w:rsid w:val="002832BF"/>
    <w:rsid w:val="0028390E"/>
    <w:rsid w:val="002845FB"/>
    <w:rsid w:val="00286AF9"/>
    <w:rsid w:val="00287366"/>
    <w:rsid w:val="00287872"/>
    <w:rsid w:val="002878AB"/>
    <w:rsid w:val="00287A9D"/>
    <w:rsid w:val="00293048"/>
    <w:rsid w:val="00293DE3"/>
    <w:rsid w:val="00294004"/>
    <w:rsid w:val="00296D9D"/>
    <w:rsid w:val="002977DE"/>
    <w:rsid w:val="002A15C8"/>
    <w:rsid w:val="002A1CC0"/>
    <w:rsid w:val="002A1E1B"/>
    <w:rsid w:val="002A2639"/>
    <w:rsid w:val="002A2AED"/>
    <w:rsid w:val="002A342D"/>
    <w:rsid w:val="002A410F"/>
    <w:rsid w:val="002A5179"/>
    <w:rsid w:val="002A7651"/>
    <w:rsid w:val="002B23D9"/>
    <w:rsid w:val="002B245C"/>
    <w:rsid w:val="002B4583"/>
    <w:rsid w:val="002B576E"/>
    <w:rsid w:val="002B5EC9"/>
    <w:rsid w:val="002B697A"/>
    <w:rsid w:val="002B79C0"/>
    <w:rsid w:val="002C0461"/>
    <w:rsid w:val="002C18F6"/>
    <w:rsid w:val="002C296A"/>
    <w:rsid w:val="002C4159"/>
    <w:rsid w:val="002C553C"/>
    <w:rsid w:val="002C5595"/>
    <w:rsid w:val="002C642A"/>
    <w:rsid w:val="002C643D"/>
    <w:rsid w:val="002C65B4"/>
    <w:rsid w:val="002C6953"/>
    <w:rsid w:val="002D142E"/>
    <w:rsid w:val="002D2CC7"/>
    <w:rsid w:val="002D52D7"/>
    <w:rsid w:val="002D608A"/>
    <w:rsid w:val="002D6B37"/>
    <w:rsid w:val="002E1DC4"/>
    <w:rsid w:val="002E3BAC"/>
    <w:rsid w:val="002E546B"/>
    <w:rsid w:val="002E554B"/>
    <w:rsid w:val="002E5ECE"/>
    <w:rsid w:val="002F174B"/>
    <w:rsid w:val="002F3021"/>
    <w:rsid w:val="002F33D9"/>
    <w:rsid w:val="002F356D"/>
    <w:rsid w:val="002F3A20"/>
    <w:rsid w:val="002F49B3"/>
    <w:rsid w:val="00300831"/>
    <w:rsid w:val="00300DB1"/>
    <w:rsid w:val="003017D2"/>
    <w:rsid w:val="00302BD8"/>
    <w:rsid w:val="00303B63"/>
    <w:rsid w:val="003076B4"/>
    <w:rsid w:val="00307D20"/>
    <w:rsid w:val="0031047D"/>
    <w:rsid w:val="003122B3"/>
    <w:rsid w:val="0031247D"/>
    <w:rsid w:val="003136D6"/>
    <w:rsid w:val="00313EF3"/>
    <w:rsid w:val="00314336"/>
    <w:rsid w:val="003166C2"/>
    <w:rsid w:val="00316DC9"/>
    <w:rsid w:val="00316E0A"/>
    <w:rsid w:val="00317444"/>
    <w:rsid w:val="003174C2"/>
    <w:rsid w:val="00317746"/>
    <w:rsid w:val="00320795"/>
    <w:rsid w:val="00322808"/>
    <w:rsid w:val="00325AB3"/>
    <w:rsid w:val="00325AC4"/>
    <w:rsid w:val="00325E2B"/>
    <w:rsid w:val="00331EA5"/>
    <w:rsid w:val="0033241A"/>
    <w:rsid w:val="0033296E"/>
    <w:rsid w:val="003336DA"/>
    <w:rsid w:val="003339B3"/>
    <w:rsid w:val="00334D36"/>
    <w:rsid w:val="0033774B"/>
    <w:rsid w:val="003401A5"/>
    <w:rsid w:val="00340238"/>
    <w:rsid w:val="00340471"/>
    <w:rsid w:val="0034090D"/>
    <w:rsid w:val="00341279"/>
    <w:rsid w:val="0034214E"/>
    <w:rsid w:val="0034305E"/>
    <w:rsid w:val="00343E55"/>
    <w:rsid w:val="00343F67"/>
    <w:rsid w:val="00344A61"/>
    <w:rsid w:val="003453A1"/>
    <w:rsid w:val="00346D9C"/>
    <w:rsid w:val="00347681"/>
    <w:rsid w:val="00347955"/>
    <w:rsid w:val="00347CFF"/>
    <w:rsid w:val="00347FB4"/>
    <w:rsid w:val="003516DB"/>
    <w:rsid w:val="003535B0"/>
    <w:rsid w:val="003546B8"/>
    <w:rsid w:val="003556DE"/>
    <w:rsid w:val="00356C51"/>
    <w:rsid w:val="003576F7"/>
    <w:rsid w:val="003602A0"/>
    <w:rsid w:val="00360E65"/>
    <w:rsid w:val="00362B89"/>
    <w:rsid w:val="00363457"/>
    <w:rsid w:val="00364C62"/>
    <w:rsid w:val="00366301"/>
    <w:rsid w:val="003706FB"/>
    <w:rsid w:val="003713A2"/>
    <w:rsid w:val="0037200B"/>
    <w:rsid w:val="00373822"/>
    <w:rsid w:val="00375AC3"/>
    <w:rsid w:val="00375B44"/>
    <w:rsid w:val="00375CBA"/>
    <w:rsid w:val="00376704"/>
    <w:rsid w:val="00376FFC"/>
    <w:rsid w:val="00377106"/>
    <w:rsid w:val="00377C2E"/>
    <w:rsid w:val="00380676"/>
    <w:rsid w:val="00382E17"/>
    <w:rsid w:val="003840C9"/>
    <w:rsid w:val="0038479D"/>
    <w:rsid w:val="0038562E"/>
    <w:rsid w:val="00386774"/>
    <w:rsid w:val="00386B2D"/>
    <w:rsid w:val="003A08B8"/>
    <w:rsid w:val="003A0D69"/>
    <w:rsid w:val="003A2BF2"/>
    <w:rsid w:val="003A30CB"/>
    <w:rsid w:val="003A4C0D"/>
    <w:rsid w:val="003B1327"/>
    <w:rsid w:val="003B2540"/>
    <w:rsid w:val="003B2DCD"/>
    <w:rsid w:val="003B4281"/>
    <w:rsid w:val="003B4970"/>
    <w:rsid w:val="003B4F82"/>
    <w:rsid w:val="003B4FFA"/>
    <w:rsid w:val="003B56D4"/>
    <w:rsid w:val="003B5758"/>
    <w:rsid w:val="003B69FF"/>
    <w:rsid w:val="003B704B"/>
    <w:rsid w:val="003B7269"/>
    <w:rsid w:val="003B72E9"/>
    <w:rsid w:val="003C20D3"/>
    <w:rsid w:val="003C2EB8"/>
    <w:rsid w:val="003C5F41"/>
    <w:rsid w:val="003C62E9"/>
    <w:rsid w:val="003C7D29"/>
    <w:rsid w:val="003C7EB7"/>
    <w:rsid w:val="003D0895"/>
    <w:rsid w:val="003D0E06"/>
    <w:rsid w:val="003D16FC"/>
    <w:rsid w:val="003D3CFD"/>
    <w:rsid w:val="003D4166"/>
    <w:rsid w:val="003D59E3"/>
    <w:rsid w:val="003D6017"/>
    <w:rsid w:val="003D77BA"/>
    <w:rsid w:val="003E0F53"/>
    <w:rsid w:val="003E6CAC"/>
    <w:rsid w:val="003F39CC"/>
    <w:rsid w:val="003F3D08"/>
    <w:rsid w:val="003F4A61"/>
    <w:rsid w:val="003F4D5D"/>
    <w:rsid w:val="003F62A2"/>
    <w:rsid w:val="003F6CF2"/>
    <w:rsid w:val="003F7187"/>
    <w:rsid w:val="003F7458"/>
    <w:rsid w:val="004008E4"/>
    <w:rsid w:val="00400A48"/>
    <w:rsid w:val="00402C4A"/>
    <w:rsid w:val="0040333D"/>
    <w:rsid w:val="00403610"/>
    <w:rsid w:val="00403783"/>
    <w:rsid w:val="0040459C"/>
    <w:rsid w:val="00407ABC"/>
    <w:rsid w:val="0041342A"/>
    <w:rsid w:val="00413B95"/>
    <w:rsid w:val="004142E7"/>
    <w:rsid w:val="004149AA"/>
    <w:rsid w:val="00414E47"/>
    <w:rsid w:val="00417FAD"/>
    <w:rsid w:val="00420E1A"/>
    <w:rsid w:val="00423735"/>
    <w:rsid w:val="00423896"/>
    <w:rsid w:val="00423949"/>
    <w:rsid w:val="004240B5"/>
    <w:rsid w:val="0042419D"/>
    <w:rsid w:val="00424DD4"/>
    <w:rsid w:val="004255B5"/>
    <w:rsid w:val="00426FCF"/>
    <w:rsid w:val="00427434"/>
    <w:rsid w:val="00430039"/>
    <w:rsid w:val="0043010C"/>
    <w:rsid w:val="0043150F"/>
    <w:rsid w:val="0043187C"/>
    <w:rsid w:val="00432150"/>
    <w:rsid w:val="00432518"/>
    <w:rsid w:val="00432AD0"/>
    <w:rsid w:val="00433E24"/>
    <w:rsid w:val="00433EFF"/>
    <w:rsid w:val="004347CB"/>
    <w:rsid w:val="00435E7A"/>
    <w:rsid w:val="004411CA"/>
    <w:rsid w:val="00441BCE"/>
    <w:rsid w:val="004438C8"/>
    <w:rsid w:val="00446CE1"/>
    <w:rsid w:val="004477E0"/>
    <w:rsid w:val="00453D64"/>
    <w:rsid w:val="00454122"/>
    <w:rsid w:val="004548D9"/>
    <w:rsid w:val="00455D84"/>
    <w:rsid w:val="00455E4A"/>
    <w:rsid w:val="0046012F"/>
    <w:rsid w:val="00461A68"/>
    <w:rsid w:val="00461C81"/>
    <w:rsid w:val="00464B8D"/>
    <w:rsid w:val="004650A0"/>
    <w:rsid w:val="004652AE"/>
    <w:rsid w:val="00465E36"/>
    <w:rsid w:val="00466EBB"/>
    <w:rsid w:val="00472322"/>
    <w:rsid w:val="00473E86"/>
    <w:rsid w:val="004748ED"/>
    <w:rsid w:val="00474C26"/>
    <w:rsid w:val="004762E0"/>
    <w:rsid w:val="00482DE3"/>
    <w:rsid w:val="00482E35"/>
    <w:rsid w:val="004858DD"/>
    <w:rsid w:val="00486128"/>
    <w:rsid w:val="00486FD0"/>
    <w:rsid w:val="004904FE"/>
    <w:rsid w:val="00490B7E"/>
    <w:rsid w:val="00491603"/>
    <w:rsid w:val="00493F97"/>
    <w:rsid w:val="0049437F"/>
    <w:rsid w:val="0049619C"/>
    <w:rsid w:val="00496378"/>
    <w:rsid w:val="00497DC2"/>
    <w:rsid w:val="004A005A"/>
    <w:rsid w:val="004A0EF8"/>
    <w:rsid w:val="004A11E1"/>
    <w:rsid w:val="004A218D"/>
    <w:rsid w:val="004A2D88"/>
    <w:rsid w:val="004A47A9"/>
    <w:rsid w:val="004A6056"/>
    <w:rsid w:val="004A6925"/>
    <w:rsid w:val="004A6BAB"/>
    <w:rsid w:val="004B05EF"/>
    <w:rsid w:val="004B0B93"/>
    <w:rsid w:val="004B2333"/>
    <w:rsid w:val="004B28AE"/>
    <w:rsid w:val="004B3669"/>
    <w:rsid w:val="004B5A30"/>
    <w:rsid w:val="004B6EFC"/>
    <w:rsid w:val="004C439A"/>
    <w:rsid w:val="004C4EA5"/>
    <w:rsid w:val="004C53E1"/>
    <w:rsid w:val="004D00D4"/>
    <w:rsid w:val="004D0686"/>
    <w:rsid w:val="004D1C29"/>
    <w:rsid w:val="004D1E39"/>
    <w:rsid w:val="004D2020"/>
    <w:rsid w:val="004D2179"/>
    <w:rsid w:val="004D3FB0"/>
    <w:rsid w:val="004D595E"/>
    <w:rsid w:val="004D5C62"/>
    <w:rsid w:val="004D6A4B"/>
    <w:rsid w:val="004D6D97"/>
    <w:rsid w:val="004D73C2"/>
    <w:rsid w:val="004E034A"/>
    <w:rsid w:val="004E0610"/>
    <w:rsid w:val="004E2BE7"/>
    <w:rsid w:val="004E3960"/>
    <w:rsid w:val="004E3D29"/>
    <w:rsid w:val="004E3E7E"/>
    <w:rsid w:val="004E45FB"/>
    <w:rsid w:val="004E512F"/>
    <w:rsid w:val="004E638B"/>
    <w:rsid w:val="004E6922"/>
    <w:rsid w:val="004F2917"/>
    <w:rsid w:val="004F31E6"/>
    <w:rsid w:val="004F3E0D"/>
    <w:rsid w:val="004F4A1E"/>
    <w:rsid w:val="004F6087"/>
    <w:rsid w:val="004F63F4"/>
    <w:rsid w:val="004F6C54"/>
    <w:rsid w:val="004F6CE4"/>
    <w:rsid w:val="005002CD"/>
    <w:rsid w:val="0050120A"/>
    <w:rsid w:val="005015D9"/>
    <w:rsid w:val="00502D74"/>
    <w:rsid w:val="0050309C"/>
    <w:rsid w:val="005035EE"/>
    <w:rsid w:val="00504A4A"/>
    <w:rsid w:val="0050633B"/>
    <w:rsid w:val="0050679C"/>
    <w:rsid w:val="00507E1D"/>
    <w:rsid w:val="005143CF"/>
    <w:rsid w:val="005162E1"/>
    <w:rsid w:val="005213D5"/>
    <w:rsid w:val="00521774"/>
    <w:rsid w:val="00521C6F"/>
    <w:rsid w:val="00524CDF"/>
    <w:rsid w:val="0052535E"/>
    <w:rsid w:val="005265A5"/>
    <w:rsid w:val="00531DC4"/>
    <w:rsid w:val="00531DD4"/>
    <w:rsid w:val="00532578"/>
    <w:rsid w:val="00533B94"/>
    <w:rsid w:val="00534ED7"/>
    <w:rsid w:val="00535210"/>
    <w:rsid w:val="0053762F"/>
    <w:rsid w:val="00537D24"/>
    <w:rsid w:val="00537E0A"/>
    <w:rsid w:val="00543E03"/>
    <w:rsid w:val="005526E2"/>
    <w:rsid w:val="00552B79"/>
    <w:rsid w:val="005544AE"/>
    <w:rsid w:val="005545E2"/>
    <w:rsid w:val="0055462C"/>
    <w:rsid w:val="00554A2A"/>
    <w:rsid w:val="005556A7"/>
    <w:rsid w:val="005569A7"/>
    <w:rsid w:val="00557185"/>
    <w:rsid w:val="00557F5C"/>
    <w:rsid w:val="00561027"/>
    <w:rsid w:val="00562215"/>
    <w:rsid w:val="005622B9"/>
    <w:rsid w:val="005627D2"/>
    <w:rsid w:val="00563144"/>
    <w:rsid w:val="005635C7"/>
    <w:rsid w:val="005640BC"/>
    <w:rsid w:val="00564CC1"/>
    <w:rsid w:val="00565BC7"/>
    <w:rsid w:val="00565CE2"/>
    <w:rsid w:val="00566575"/>
    <w:rsid w:val="00566933"/>
    <w:rsid w:val="00566D4B"/>
    <w:rsid w:val="00567A60"/>
    <w:rsid w:val="0057028E"/>
    <w:rsid w:val="00570D62"/>
    <w:rsid w:val="00571086"/>
    <w:rsid w:val="00571435"/>
    <w:rsid w:val="00571731"/>
    <w:rsid w:val="00573EAD"/>
    <w:rsid w:val="00574587"/>
    <w:rsid w:val="00574DC7"/>
    <w:rsid w:val="00575C10"/>
    <w:rsid w:val="005768D8"/>
    <w:rsid w:val="0058005B"/>
    <w:rsid w:val="005803A2"/>
    <w:rsid w:val="00580A4F"/>
    <w:rsid w:val="00581190"/>
    <w:rsid w:val="00581464"/>
    <w:rsid w:val="00582FA0"/>
    <w:rsid w:val="005849A2"/>
    <w:rsid w:val="00587189"/>
    <w:rsid w:val="00593772"/>
    <w:rsid w:val="00596B11"/>
    <w:rsid w:val="00597406"/>
    <w:rsid w:val="005A0AC7"/>
    <w:rsid w:val="005A0F3B"/>
    <w:rsid w:val="005A134D"/>
    <w:rsid w:val="005A297D"/>
    <w:rsid w:val="005A60CE"/>
    <w:rsid w:val="005A74DF"/>
    <w:rsid w:val="005B13BD"/>
    <w:rsid w:val="005B18C3"/>
    <w:rsid w:val="005B1C78"/>
    <w:rsid w:val="005B1CE0"/>
    <w:rsid w:val="005B271E"/>
    <w:rsid w:val="005B31C5"/>
    <w:rsid w:val="005B4FD0"/>
    <w:rsid w:val="005B51E5"/>
    <w:rsid w:val="005B6570"/>
    <w:rsid w:val="005B6887"/>
    <w:rsid w:val="005B763D"/>
    <w:rsid w:val="005C117B"/>
    <w:rsid w:val="005C2164"/>
    <w:rsid w:val="005C2A07"/>
    <w:rsid w:val="005C377A"/>
    <w:rsid w:val="005C4432"/>
    <w:rsid w:val="005C4A1B"/>
    <w:rsid w:val="005D03D3"/>
    <w:rsid w:val="005D09D6"/>
    <w:rsid w:val="005D0BC8"/>
    <w:rsid w:val="005D26D2"/>
    <w:rsid w:val="005D355C"/>
    <w:rsid w:val="005D5589"/>
    <w:rsid w:val="005D56D6"/>
    <w:rsid w:val="005D6771"/>
    <w:rsid w:val="005E0C1D"/>
    <w:rsid w:val="005E1AA6"/>
    <w:rsid w:val="005E3122"/>
    <w:rsid w:val="005E34DF"/>
    <w:rsid w:val="005E3622"/>
    <w:rsid w:val="005E4BE9"/>
    <w:rsid w:val="005E5429"/>
    <w:rsid w:val="005E7749"/>
    <w:rsid w:val="005E798B"/>
    <w:rsid w:val="005F06C8"/>
    <w:rsid w:val="005F3E5E"/>
    <w:rsid w:val="005F40CF"/>
    <w:rsid w:val="005F6404"/>
    <w:rsid w:val="005F6C28"/>
    <w:rsid w:val="005F75E3"/>
    <w:rsid w:val="006009CE"/>
    <w:rsid w:val="00600C89"/>
    <w:rsid w:val="0060196B"/>
    <w:rsid w:val="00603003"/>
    <w:rsid w:val="006049C0"/>
    <w:rsid w:val="00605CC6"/>
    <w:rsid w:val="006061F7"/>
    <w:rsid w:val="006062CD"/>
    <w:rsid w:val="00606868"/>
    <w:rsid w:val="00606EE0"/>
    <w:rsid w:val="006075BE"/>
    <w:rsid w:val="0060776E"/>
    <w:rsid w:val="00607FC0"/>
    <w:rsid w:val="00610FFE"/>
    <w:rsid w:val="00611B4C"/>
    <w:rsid w:val="00612594"/>
    <w:rsid w:val="00612A0E"/>
    <w:rsid w:val="00613C41"/>
    <w:rsid w:val="00616F4E"/>
    <w:rsid w:val="00620254"/>
    <w:rsid w:val="0062046F"/>
    <w:rsid w:val="00620BA1"/>
    <w:rsid w:val="00620D4A"/>
    <w:rsid w:val="006215CF"/>
    <w:rsid w:val="0062398E"/>
    <w:rsid w:val="00624BEB"/>
    <w:rsid w:val="006251E4"/>
    <w:rsid w:val="006276F0"/>
    <w:rsid w:val="006366FF"/>
    <w:rsid w:val="0064128C"/>
    <w:rsid w:val="006428F5"/>
    <w:rsid w:val="0064347F"/>
    <w:rsid w:val="00647DF6"/>
    <w:rsid w:val="00647FD6"/>
    <w:rsid w:val="006533DA"/>
    <w:rsid w:val="00656360"/>
    <w:rsid w:val="00656CBC"/>
    <w:rsid w:val="006577F9"/>
    <w:rsid w:val="00661574"/>
    <w:rsid w:val="00661CAF"/>
    <w:rsid w:val="0066325D"/>
    <w:rsid w:val="00663461"/>
    <w:rsid w:val="0066660B"/>
    <w:rsid w:val="00671504"/>
    <w:rsid w:val="00674825"/>
    <w:rsid w:val="00677FD5"/>
    <w:rsid w:val="00680F14"/>
    <w:rsid w:val="00682837"/>
    <w:rsid w:val="00682E0C"/>
    <w:rsid w:val="006834FE"/>
    <w:rsid w:val="00683FF3"/>
    <w:rsid w:val="00684418"/>
    <w:rsid w:val="00685BD4"/>
    <w:rsid w:val="00685D3D"/>
    <w:rsid w:val="006868B1"/>
    <w:rsid w:val="00690146"/>
    <w:rsid w:val="0069080C"/>
    <w:rsid w:val="00690CBF"/>
    <w:rsid w:val="00690E60"/>
    <w:rsid w:val="006910AB"/>
    <w:rsid w:val="00693F9C"/>
    <w:rsid w:val="006A1FB1"/>
    <w:rsid w:val="006A373C"/>
    <w:rsid w:val="006A3D9C"/>
    <w:rsid w:val="006A5999"/>
    <w:rsid w:val="006A5F20"/>
    <w:rsid w:val="006A6119"/>
    <w:rsid w:val="006A6897"/>
    <w:rsid w:val="006A7134"/>
    <w:rsid w:val="006B0F3A"/>
    <w:rsid w:val="006B615B"/>
    <w:rsid w:val="006C0E5F"/>
    <w:rsid w:val="006C2CC5"/>
    <w:rsid w:val="006C38DF"/>
    <w:rsid w:val="006C6E22"/>
    <w:rsid w:val="006D134A"/>
    <w:rsid w:val="006D2638"/>
    <w:rsid w:val="006D2C7D"/>
    <w:rsid w:val="006D3187"/>
    <w:rsid w:val="006D38F7"/>
    <w:rsid w:val="006D401A"/>
    <w:rsid w:val="006D6FB5"/>
    <w:rsid w:val="006E0147"/>
    <w:rsid w:val="006E05EA"/>
    <w:rsid w:val="006E0B85"/>
    <w:rsid w:val="006E21F8"/>
    <w:rsid w:val="006E24CC"/>
    <w:rsid w:val="006E4C2C"/>
    <w:rsid w:val="006E6A1B"/>
    <w:rsid w:val="006F0A18"/>
    <w:rsid w:val="006F2DE3"/>
    <w:rsid w:val="006F2FF0"/>
    <w:rsid w:val="006F30DE"/>
    <w:rsid w:val="006F4F46"/>
    <w:rsid w:val="006F508E"/>
    <w:rsid w:val="006F70C9"/>
    <w:rsid w:val="007000AF"/>
    <w:rsid w:val="0070090D"/>
    <w:rsid w:val="00700D60"/>
    <w:rsid w:val="00706E9A"/>
    <w:rsid w:val="007111E5"/>
    <w:rsid w:val="00711247"/>
    <w:rsid w:val="0071233F"/>
    <w:rsid w:val="007145E8"/>
    <w:rsid w:val="007145FC"/>
    <w:rsid w:val="00715987"/>
    <w:rsid w:val="00715D42"/>
    <w:rsid w:val="007229D5"/>
    <w:rsid w:val="00722DC2"/>
    <w:rsid w:val="0072304F"/>
    <w:rsid w:val="007235A0"/>
    <w:rsid w:val="0072506F"/>
    <w:rsid w:val="0072543E"/>
    <w:rsid w:val="00725DDC"/>
    <w:rsid w:val="00726D60"/>
    <w:rsid w:val="00727372"/>
    <w:rsid w:val="007305C1"/>
    <w:rsid w:val="00734867"/>
    <w:rsid w:val="00734E4A"/>
    <w:rsid w:val="00735F85"/>
    <w:rsid w:val="00737100"/>
    <w:rsid w:val="00741909"/>
    <w:rsid w:val="007434E9"/>
    <w:rsid w:val="00743B3A"/>
    <w:rsid w:val="00747201"/>
    <w:rsid w:val="007523D1"/>
    <w:rsid w:val="00753655"/>
    <w:rsid w:val="0075426D"/>
    <w:rsid w:val="00754696"/>
    <w:rsid w:val="007546B7"/>
    <w:rsid w:val="0075552C"/>
    <w:rsid w:val="00755CD8"/>
    <w:rsid w:val="0075788A"/>
    <w:rsid w:val="007603B0"/>
    <w:rsid w:val="007607BD"/>
    <w:rsid w:val="00762349"/>
    <w:rsid w:val="00762A87"/>
    <w:rsid w:val="00763F70"/>
    <w:rsid w:val="007641B1"/>
    <w:rsid w:val="007642EF"/>
    <w:rsid w:val="0076657A"/>
    <w:rsid w:val="00773855"/>
    <w:rsid w:val="00774E9F"/>
    <w:rsid w:val="007750CA"/>
    <w:rsid w:val="007751FD"/>
    <w:rsid w:val="0077583E"/>
    <w:rsid w:val="00776033"/>
    <w:rsid w:val="00780C76"/>
    <w:rsid w:val="007840FC"/>
    <w:rsid w:val="00785552"/>
    <w:rsid w:val="00786CF0"/>
    <w:rsid w:val="00787D9B"/>
    <w:rsid w:val="00793496"/>
    <w:rsid w:val="00793F78"/>
    <w:rsid w:val="007943E3"/>
    <w:rsid w:val="00795181"/>
    <w:rsid w:val="007952EF"/>
    <w:rsid w:val="007A1528"/>
    <w:rsid w:val="007A2657"/>
    <w:rsid w:val="007A3063"/>
    <w:rsid w:val="007A6473"/>
    <w:rsid w:val="007A6B35"/>
    <w:rsid w:val="007A6C61"/>
    <w:rsid w:val="007B145F"/>
    <w:rsid w:val="007B24DF"/>
    <w:rsid w:val="007B3617"/>
    <w:rsid w:val="007B71D9"/>
    <w:rsid w:val="007B76D0"/>
    <w:rsid w:val="007B7802"/>
    <w:rsid w:val="007C03E5"/>
    <w:rsid w:val="007C2F4B"/>
    <w:rsid w:val="007C4788"/>
    <w:rsid w:val="007C5DC2"/>
    <w:rsid w:val="007C69F4"/>
    <w:rsid w:val="007C6EF3"/>
    <w:rsid w:val="007C7208"/>
    <w:rsid w:val="007D077D"/>
    <w:rsid w:val="007D08B4"/>
    <w:rsid w:val="007D1091"/>
    <w:rsid w:val="007D1754"/>
    <w:rsid w:val="007D1E5A"/>
    <w:rsid w:val="007D2466"/>
    <w:rsid w:val="007D3E46"/>
    <w:rsid w:val="007D54A1"/>
    <w:rsid w:val="007D5BF7"/>
    <w:rsid w:val="007D6166"/>
    <w:rsid w:val="007D6F11"/>
    <w:rsid w:val="007E2874"/>
    <w:rsid w:val="007E2C4E"/>
    <w:rsid w:val="007E5EE9"/>
    <w:rsid w:val="007E726A"/>
    <w:rsid w:val="007F014C"/>
    <w:rsid w:val="007F195D"/>
    <w:rsid w:val="007F1ABA"/>
    <w:rsid w:val="007F477F"/>
    <w:rsid w:val="007F633A"/>
    <w:rsid w:val="007F6BE6"/>
    <w:rsid w:val="007F786F"/>
    <w:rsid w:val="007F7926"/>
    <w:rsid w:val="008026C5"/>
    <w:rsid w:val="008033AC"/>
    <w:rsid w:val="00807D6F"/>
    <w:rsid w:val="00810DE9"/>
    <w:rsid w:val="0081169B"/>
    <w:rsid w:val="00812E37"/>
    <w:rsid w:val="00812F30"/>
    <w:rsid w:val="008136AE"/>
    <w:rsid w:val="0081599D"/>
    <w:rsid w:val="00817D22"/>
    <w:rsid w:val="00817FA1"/>
    <w:rsid w:val="00823B76"/>
    <w:rsid w:val="00824FFA"/>
    <w:rsid w:val="008309B8"/>
    <w:rsid w:val="00830A2D"/>
    <w:rsid w:val="0083266B"/>
    <w:rsid w:val="00832FC4"/>
    <w:rsid w:val="00833264"/>
    <w:rsid w:val="008337CF"/>
    <w:rsid w:val="00835157"/>
    <w:rsid w:val="00836144"/>
    <w:rsid w:val="00842473"/>
    <w:rsid w:val="008426E3"/>
    <w:rsid w:val="00843938"/>
    <w:rsid w:val="0084471F"/>
    <w:rsid w:val="0084585D"/>
    <w:rsid w:val="008458A5"/>
    <w:rsid w:val="0084657A"/>
    <w:rsid w:val="00846889"/>
    <w:rsid w:val="00846D80"/>
    <w:rsid w:val="00846EFE"/>
    <w:rsid w:val="00850BF5"/>
    <w:rsid w:val="00850CAD"/>
    <w:rsid w:val="00850CEB"/>
    <w:rsid w:val="008522B6"/>
    <w:rsid w:val="008529A2"/>
    <w:rsid w:val="00855F5C"/>
    <w:rsid w:val="008575B1"/>
    <w:rsid w:val="00861A30"/>
    <w:rsid w:val="00862210"/>
    <w:rsid w:val="00862DCC"/>
    <w:rsid w:val="00865659"/>
    <w:rsid w:val="0087340F"/>
    <w:rsid w:val="00874434"/>
    <w:rsid w:val="008757C0"/>
    <w:rsid w:val="00875B80"/>
    <w:rsid w:val="008768D0"/>
    <w:rsid w:val="00876A69"/>
    <w:rsid w:val="00876DB8"/>
    <w:rsid w:val="008770F7"/>
    <w:rsid w:val="00877BC8"/>
    <w:rsid w:val="0088180B"/>
    <w:rsid w:val="00884DF8"/>
    <w:rsid w:val="00885095"/>
    <w:rsid w:val="008858FE"/>
    <w:rsid w:val="008859F2"/>
    <w:rsid w:val="00887198"/>
    <w:rsid w:val="0089016B"/>
    <w:rsid w:val="00891A9F"/>
    <w:rsid w:val="008920E0"/>
    <w:rsid w:val="0089496D"/>
    <w:rsid w:val="00895110"/>
    <w:rsid w:val="0089533A"/>
    <w:rsid w:val="008A0EF7"/>
    <w:rsid w:val="008A3AC2"/>
    <w:rsid w:val="008A3C04"/>
    <w:rsid w:val="008A6AB6"/>
    <w:rsid w:val="008A7809"/>
    <w:rsid w:val="008B0681"/>
    <w:rsid w:val="008B1C09"/>
    <w:rsid w:val="008B263F"/>
    <w:rsid w:val="008B2C95"/>
    <w:rsid w:val="008B3F2B"/>
    <w:rsid w:val="008B5131"/>
    <w:rsid w:val="008B531C"/>
    <w:rsid w:val="008B5A85"/>
    <w:rsid w:val="008B611A"/>
    <w:rsid w:val="008B6726"/>
    <w:rsid w:val="008B71F7"/>
    <w:rsid w:val="008C0D71"/>
    <w:rsid w:val="008C1936"/>
    <w:rsid w:val="008C336D"/>
    <w:rsid w:val="008C362F"/>
    <w:rsid w:val="008C445F"/>
    <w:rsid w:val="008C5CDE"/>
    <w:rsid w:val="008C64AE"/>
    <w:rsid w:val="008C7161"/>
    <w:rsid w:val="008C7CE6"/>
    <w:rsid w:val="008D08DD"/>
    <w:rsid w:val="008D0F01"/>
    <w:rsid w:val="008D0F3E"/>
    <w:rsid w:val="008D1386"/>
    <w:rsid w:val="008D155E"/>
    <w:rsid w:val="008D1C70"/>
    <w:rsid w:val="008D1E45"/>
    <w:rsid w:val="008D39C1"/>
    <w:rsid w:val="008D4C17"/>
    <w:rsid w:val="008D625B"/>
    <w:rsid w:val="008E0AA2"/>
    <w:rsid w:val="008E0F1A"/>
    <w:rsid w:val="008E148B"/>
    <w:rsid w:val="008E2C12"/>
    <w:rsid w:val="008E48D2"/>
    <w:rsid w:val="008E5606"/>
    <w:rsid w:val="008E5BD0"/>
    <w:rsid w:val="008E7892"/>
    <w:rsid w:val="008E7F1A"/>
    <w:rsid w:val="008F08F0"/>
    <w:rsid w:val="008F0C21"/>
    <w:rsid w:val="0090019A"/>
    <w:rsid w:val="00901901"/>
    <w:rsid w:val="00901C54"/>
    <w:rsid w:val="00903B19"/>
    <w:rsid w:val="009054FA"/>
    <w:rsid w:val="009072EB"/>
    <w:rsid w:val="00911095"/>
    <w:rsid w:val="009139B7"/>
    <w:rsid w:val="00916FFF"/>
    <w:rsid w:val="00917B07"/>
    <w:rsid w:val="00920060"/>
    <w:rsid w:val="0092349F"/>
    <w:rsid w:val="0092358F"/>
    <w:rsid w:val="00925097"/>
    <w:rsid w:val="009255C8"/>
    <w:rsid w:val="00927113"/>
    <w:rsid w:val="0092756F"/>
    <w:rsid w:val="00931571"/>
    <w:rsid w:val="00934A53"/>
    <w:rsid w:val="0093594E"/>
    <w:rsid w:val="009373EC"/>
    <w:rsid w:val="00937654"/>
    <w:rsid w:val="00940012"/>
    <w:rsid w:val="00940DA7"/>
    <w:rsid w:val="009422D7"/>
    <w:rsid w:val="00942C8E"/>
    <w:rsid w:val="009456B6"/>
    <w:rsid w:val="009467EB"/>
    <w:rsid w:val="00947883"/>
    <w:rsid w:val="00947CA4"/>
    <w:rsid w:val="00953316"/>
    <w:rsid w:val="009567C3"/>
    <w:rsid w:val="0095791C"/>
    <w:rsid w:val="0096144A"/>
    <w:rsid w:val="00962FC0"/>
    <w:rsid w:val="0096334B"/>
    <w:rsid w:val="009652E5"/>
    <w:rsid w:val="00970604"/>
    <w:rsid w:val="0097109A"/>
    <w:rsid w:val="00971188"/>
    <w:rsid w:val="0097292C"/>
    <w:rsid w:val="0097406C"/>
    <w:rsid w:val="00974229"/>
    <w:rsid w:val="00974AEE"/>
    <w:rsid w:val="009752B0"/>
    <w:rsid w:val="009758FA"/>
    <w:rsid w:val="009772BE"/>
    <w:rsid w:val="00977840"/>
    <w:rsid w:val="00977856"/>
    <w:rsid w:val="0098109A"/>
    <w:rsid w:val="00981A9F"/>
    <w:rsid w:val="00981EFF"/>
    <w:rsid w:val="00982D6A"/>
    <w:rsid w:val="00983498"/>
    <w:rsid w:val="00986A26"/>
    <w:rsid w:val="009922D3"/>
    <w:rsid w:val="0099547F"/>
    <w:rsid w:val="0099625D"/>
    <w:rsid w:val="00997349"/>
    <w:rsid w:val="009A1435"/>
    <w:rsid w:val="009A1963"/>
    <w:rsid w:val="009A22B2"/>
    <w:rsid w:val="009A3158"/>
    <w:rsid w:val="009A42A4"/>
    <w:rsid w:val="009A44DB"/>
    <w:rsid w:val="009A7A66"/>
    <w:rsid w:val="009B1785"/>
    <w:rsid w:val="009B1C41"/>
    <w:rsid w:val="009B1E0B"/>
    <w:rsid w:val="009B2ACB"/>
    <w:rsid w:val="009B2DC3"/>
    <w:rsid w:val="009B3554"/>
    <w:rsid w:val="009B375D"/>
    <w:rsid w:val="009B404D"/>
    <w:rsid w:val="009B4604"/>
    <w:rsid w:val="009B615C"/>
    <w:rsid w:val="009C0175"/>
    <w:rsid w:val="009C24AC"/>
    <w:rsid w:val="009C268D"/>
    <w:rsid w:val="009C285A"/>
    <w:rsid w:val="009C37E8"/>
    <w:rsid w:val="009C3D27"/>
    <w:rsid w:val="009C5447"/>
    <w:rsid w:val="009C62D1"/>
    <w:rsid w:val="009C62D5"/>
    <w:rsid w:val="009C6619"/>
    <w:rsid w:val="009C68BB"/>
    <w:rsid w:val="009C72B8"/>
    <w:rsid w:val="009D0B06"/>
    <w:rsid w:val="009D3292"/>
    <w:rsid w:val="009D5DA4"/>
    <w:rsid w:val="009D6A4A"/>
    <w:rsid w:val="009E3AEF"/>
    <w:rsid w:val="009E4B05"/>
    <w:rsid w:val="009E4BD5"/>
    <w:rsid w:val="009E4D95"/>
    <w:rsid w:val="009E4DBB"/>
    <w:rsid w:val="009E4EA8"/>
    <w:rsid w:val="009E643B"/>
    <w:rsid w:val="009E6A4E"/>
    <w:rsid w:val="009E7471"/>
    <w:rsid w:val="009E7F5D"/>
    <w:rsid w:val="009F0A40"/>
    <w:rsid w:val="009F226C"/>
    <w:rsid w:val="009F23B4"/>
    <w:rsid w:val="009F376D"/>
    <w:rsid w:val="009F3F16"/>
    <w:rsid w:val="009F4188"/>
    <w:rsid w:val="009F59E7"/>
    <w:rsid w:val="009F759D"/>
    <w:rsid w:val="00A004AE"/>
    <w:rsid w:val="00A00727"/>
    <w:rsid w:val="00A01C26"/>
    <w:rsid w:val="00A02DB1"/>
    <w:rsid w:val="00A033E8"/>
    <w:rsid w:val="00A03629"/>
    <w:rsid w:val="00A05459"/>
    <w:rsid w:val="00A05A71"/>
    <w:rsid w:val="00A05FC0"/>
    <w:rsid w:val="00A0733E"/>
    <w:rsid w:val="00A0773B"/>
    <w:rsid w:val="00A10027"/>
    <w:rsid w:val="00A1071C"/>
    <w:rsid w:val="00A10C93"/>
    <w:rsid w:val="00A11957"/>
    <w:rsid w:val="00A122C5"/>
    <w:rsid w:val="00A1379E"/>
    <w:rsid w:val="00A15619"/>
    <w:rsid w:val="00A16E07"/>
    <w:rsid w:val="00A17350"/>
    <w:rsid w:val="00A20A6F"/>
    <w:rsid w:val="00A212B3"/>
    <w:rsid w:val="00A22E62"/>
    <w:rsid w:val="00A24547"/>
    <w:rsid w:val="00A24CD1"/>
    <w:rsid w:val="00A24F4C"/>
    <w:rsid w:val="00A24FC3"/>
    <w:rsid w:val="00A269E3"/>
    <w:rsid w:val="00A26E79"/>
    <w:rsid w:val="00A27954"/>
    <w:rsid w:val="00A30748"/>
    <w:rsid w:val="00A32182"/>
    <w:rsid w:val="00A33A57"/>
    <w:rsid w:val="00A34010"/>
    <w:rsid w:val="00A35F69"/>
    <w:rsid w:val="00A36033"/>
    <w:rsid w:val="00A366EB"/>
    <w:rsid w:val="00A4130E"/>
    <w:rsid w:val="00A419AB"/>
    <w:rsid w:val="00A43610"/>
    <w:rsid w:val="00A43D6D"/>
    <w:rsid w:val="00A448DF"/>
    <w:rsid w:val="00A45808"/>
    <w:rsid w:val="00A503B7"/>
    <w:rsid w:val="00A50C9A"/>
    <w:rsid w:val="00A51295"/>
    <w:rsid w:val="00A51617"/>
    <w:rsid w:val="00A51D95"/>
    <w:rsid w:val="00A52D3E"/>
    <w:rsid w:val="00A53792"/>
    <w:rsid w:val="00A5393E"/>
    <w:rsid w:val="00A53B98"/>
    <w:rsid w:val="00A54233"/>
    <w:rsid w:val="00A55317"/>
    <w:rsid w:val="00A56D80"/>
    <w:rsid w:val="00A56EB8"/>
    <w:rsid w:val="00A576E8"/>
    <w:rsid w:val="00A57D86"/>
    <w:rsid w:val="00A60089"/>
    <w:rsid w:val="00A6167F"/>
    <w:rsid w:val="00A63E67"/>
    <w:rsid w:val="00A661D3"/>
    <w:rsid w:val="00A67286"/>
    <w:rsid w:val="00A73A94"/>
    <w:rsid w:val="00A73C5B"/>
    <w:rsid w:val="00A74273"/>
    <w:rsid w:val="00A74774"/>
    <w:rsid w:val="00A74FAF"/>
    <w:rsid w:val="00A7734C"/>
    <w:rsid w:val="00A77B4F"/>
    <w:rsid w:val="00A80877"/>
    <w:rsid w:val="00A810DF"/>
    <w:rsid w:val="00A8268C"/>
    <w:rsid w:val="00A82A33"/>
    <w:rsid w:val="00A82B30"/>
    <w:rsid w:val="00A83D57"/>
    <w:rsid w:val="00A86098"/>
    <w:rsid w:val="00A87182"/>
    <w:rsid w:val="00A8789E"/>
    <w:rsid w:val="00A87F0F"/>
    <w:rsid w:val="00A90022"/>
    <w:rsid w:val="00A90364"/>
    <w:rsid w:val="00A90C79"/>
    <w:rsid w:val="00A90E31"/>
    <w:rsid w:val="00A91F86"/>
    <w:rsid w:val="00A927F7"/>
    <w:rsid w:val="00A9395F"/>
    <w:rsid w:val="00A9452F"/>
    <w:rsid w:val="00A9659A"/>
    <w:rsid w:val="00A96620"/>
    <w:rsid w:val="00A96976"/>
    <w:rsid w:val="00A96D63"/>
    <w:rsid w:val="00A97374"/>
    <w:rsid w:val="00A979B5"/>
    <w:rsid w:val="00A979FC"/>
    <w:rsid w:val="00AA1A4D"/>
    <w:rsid w:val="00AA22B3"/>
    <w:rsid w:val="00AA28C0"/>
    <w:rsid w:val="00AA3686"/>
    <w:rsid w:val="00AA3E61"/>
    <w:rsid w:val="00AA4277"/>
    <w:rsid w:val="00AA6CBF"/>
    <w:rsid w:val="00AB0C27"/>
    <w:rsid w:val="00AB18C0"/>
    <w:rsid w:val="00AB44CF"/>
    <w:rsid w:val="00AB5FFC"/>
    <w:rsid w:val="00AB6567"/>
    <w:rsid w:val="00AB721A"/>
    <w:rsid w:val="00AC24D9"/>
    <w:rsid w:val="00AC266F"/>
    <w:rsid w:val="00AC3558"/>
    <w:rsid w:val="00AC527D"/>
    <w:rsid w:val="00AC5E1F"/>
    <w:rsid w:val="00AD1484"/>
    <w:rsid w:val="00AD1B83"/>
    <w:rsid w:val="00AD2C0E"/>
    <w:rsid w:val="00AD667F"/>
    <w:rsid w:val="00AD7321"/>
    <w:rsid w:val="00AD7CAA"/>
    <w:rsid w:val="00AE099B"/>
    <w:rsid w:val="00AE0B51"/>
    <w:rsid w:val="00AE1897"/>
    <w:rsid w:val="00AE2C28"/>
    <w:rsid w:val="00AE2D97"/>
    <w:rsid w:val="00AE2ECC"/>
    <w:rsid w:val="00AE4A33"/>
    <w:rsid w:val="00AE67DB"/>
    <w:rsid w:val="00AE6A21"/>
    <w:rsid w:val="00AF0870"/>
    <w:rsid w:val="00AF14BF"/>
    <w:rsid w:val="00AF17D3"/>
    <w:rsid w:val="00AF1E31"/>
    <w:rsid w:val="00AF30AC"/>
    <w:rsid w:val="00AF395E"/>
    <w:rsid w:val="00AF3E5F"/>
    <w:rsid w:val="00AF3F04"/>
    <w:rsid w:val="00AF4BD1"/>
    <w:rsid w:val="00AF4E34"/>
    <w:rsid w:val="00AF5E49"/>
    <w:rsid w:val="00AF6A34"/>
    <w:rsid w:val="00AF6AAB"/>
    <w:rsid w:val="00AF6E4B"/>
    <w:rsid w:val="00AF7932"/>
    <w:rsid w:val="00B00B94"/>
    <w:rsid w:val="00B034E3"/>
    <w:rsid w:val="00B035F5"/>
    <w:rsid w:val="00B056D6"/>
    <w:rsid w:val="00B05E6A"/>
    <w:rsid w:val="00B06FCB"/>
    <w:rsid w:val="00B073CD"/>
    <w:rsid w:val="00B10401"/>
    <w:rsid w:val="00B10917"/>
    <w:rsid w:val="00B12326"/>
    <w:rsid w:val="00B1310D"/>
    <w:rsid w:val="00B13997"/>
    <w:rsid w:val="00B14624"/>
    <w:rsid w:val="00B150AD"/>
    <w:rsid w:val="00B158BE"/>
    <w:rsid w:val="00B211CC"/>
    <w:rsid w:val="00B2181A"/>
    <w:rsid w:val="00B21DBA"/>
    <w:rsid w:val="00B2253C"/>
    <w:rsid w:val="00B22DE6"/>
    <w:rsid w:val="00B23FD3"/>
    <w:rsid w:val="00B24049"/>
    <w:rsid w:val="00B25476"/>
    <w:rsid w:val="00B27039"/>
    <w:rsid w:val="00B30C88"/>
    <w:rsid w:val="00B32524"/>
    <w:rsid w:val="00B32A32"/>
    <w:rsid w:val="00B34C53"/>
    <w:rsid w:val="00B34F36"/>
    <w:rsid w:val="00B35BE6"/>
    <w:rsid w:val="00B40588"/>
    <w:rsid w:val="00B40FBD"/>
    <w:rsid w:val="00B419CE"/>
    <w:rsid w:val="00B428A1"/>
    <w:rsid w:val="00B42AFE"/>
    <w:rsid w:val="00B44D9D"/>
    <w:rsid w:val="00B474B1"/>
    <w:rsid w:val="00B47FDE"/>
    <w:rsid w:val="00B5056D"/>
    <w:rsid w:val="00B511C5"/>
    <w:rsid w:val="00B5185B"/>
    <w:rsid w:val="00B522B7"/>
    <w:rsid w:val="00B5435E"/>
    <w:rsid w:val="00B54AF8"/>
    <w:rsid w:val="00B54E2E"/>
    <w:rsid w:val="00B5622E"/>
    <w:rsid w:val="00B578F8"/>
    <w:rsid w:val="00B60328"/>
    <w:rsid w:val="00B62FAE"/>
    <w:rsid w:val="00B63260"/>
    <w:rsid w:val="00B65A97"/>
    <w:rsid w:val="00B67853"/>
    <w:rsid w:val="00B70F46"/>
    <w:rsid w:val="00B71AEB"/>
    <w:rsid w:val="00B7287E"/>
    <w:rsid w:val="00B732CB"/>
    <w:rsid w:val="00B80566"/>
    <w:rsid w:val="00B806FC"/>
    <w:rsid w:val="00B812C1"/>
    <w:rsid w:val="00B821CF"/>
    <w:rsid w:val="00B82659"/>
    <w:rsid w:val="00B828F6"/>
    <w:rsid w:val="00B85835"/>
    <w:rsid w:val="00B862B9"/>
    <w:rsid w:val="00B874F6"/>
    <w:rsid w:val="00B919A5"/>
    <w:rsid w:val="00B91BFE"/>
    <w:rsid w:val="00B9257C"/>
    <w:rsid w:val="00B92E44"/>
    <w:rsid w:val="00B93058"/>
    <w:rsid w:val="00B977EA"/>
    <w:rsid w:val="00BA0239"/>
    <w:rsid w:val="00BA19A6"/>
    <w:rsid w:val="00BA1C8D"/>
    <w:rsid w:val="00BA2199"/>
    <w:rsid w:val="00BA3052"/>
    <w:rsid w:val="00BA3642"/>
    <w:rsid w:val="00BA474A"/>
    <w:rsid w:val="00BA4D65"/>
    <w:rsid w:val="00BA4EA7"/>
    <w:rsid w:val="00BA5E7A"/>
    <w:rsid w:val="00BA6486"/>
    <w:rsid w:val="00BA7733"/>
    <w:rsid w:val="00BB02DC"/>
    <w:rsid w:val="00BB08B8"/>
    <w:rsid w:val="00BB09F6"/>
    <w:rsid w:val="00BB565E"/>
    <w:rsid w:val="00BB601E"/>
    <w:rsid w:val="00BB6F54"/>
    <w:rsid w:val="00BB7CA5"/>
    <w:rsid w:val="00BC3302"/>
    <w:rsid w:val="00BC5BB7"/>
    <w:rsid w:val="00BC70B7"/>
    <w:rsid w:val="00BD140D"/>
    <w:rsid w:val="00BD31D9"/>
    <w:rsid w:val="00BD73CF"/>
    <w:rsid w:val="00BE0D10"/>
    <w:rsid w:val="00BE1891"/>
    <w:rsid w:val="00BE1A98"/>
    <w:rsid w:val="00BE3141"/>
    <w:rsid w:val="00BE3E23"/>
    <w:rsid w:val="00BE40DF"/>
    <w:rsid w:val="00BE5426"/>
    <w:rsid w:val="00BE6852"/>
    <w:rsid w:val="00BE721A"/>
    <w:rsid w:val="00BE76A8"/>
    <w:rsid w:val="00BE7CEA"/>
    <w:rsid w:val="00BF4CE2"/>
    <w:rsid w:val="00BF782A"/>
    <w:rsid w:val="00BF7C09"/>
    <w:rsid w:val="00C00346"/>
    <w:rsid w:val="00C0176D"/>
    <w:rsid w:val="00C032A2"/>
    <w:rsid w:val="00C036C5"/>
    <w:rsid w:val="00C0504B"/>
    <w:rsid w:val="00C05150"/>
    <w:rsid w:val="00C05F0D"/>
    <w:rsid w:val="00C062C4"/>
    <w:rsid w:val="00C064E2"/>
    <w:rsid w:val="00C06727"/>
    <w:rsid w:val="00C06B24"/>
    <w:rsid w:val="00C133F5"/>
    <w:rsid w:val="00C14848"/>
    <w:rsid w:val="00C15430"/>
    <w:rsid w:val="00C15433"/>
    <w:rsid w:val="00C16962"/>
    <w:rsid w:val="00C17BA9"/>
    <w:rsid w:val="00C17DBC"/>
    <w:rsid w:val="00C207D6"/>
    <w:rsid w:val="00C21841"/>
    <w:rsid w:val="00C224A3"/>
    <w:rsid w:val="00C24895"/>
    <w:rsid w:val="00C252C7"/>
    <w:rsid w:val="00C254D5"/>
    <w:rsid w:val="00C25579"/>
    <w:rsid w:val="00C255CA"/>
    <w:rsid w:val="00C2605D"/>
    <w:rsid w:val="00C304C5"/>
    <w:rsid w:val="00C3062D"/>
    <w:rsid w:val="00C3101D"/>
    <w:rsid w:val="00C31698"/>
    <w:rsid w:val="00C333B2"/>
    <w:rsid w:val="00C33A93"/>
    <w:rsid w:val="00C33E7C"/>
    <w:rsid w:val="00C34324"/>
    <w:rsid w:val="00C34393"/>
    <w:rsid w:val="00C34AE3"/>
    <w:rsid w:val="00C36272"/>
    <w:rsid w:val="00C40442"/>
    <w:rsid w:val="00C40A81"/>
    <w:rsid w:val="00C40E9D"/>
    <w:rsid w:val="00C40FE6"/>
    <w:rsid w:val="00C4115D"/>
    <w:rsid w:val="00C4294F"/>
    <w:rsid w:val="00C45F91"/>
    <w:rsid w:val="00C4740E"/>
    <w:rsid w:val="00C4751F"/>
    <w:rsid w:val="00C52169"/>
    <w:rsid w:val="00C53E86"/>
    <w:rsid w:val="00C63225"/>
    <w:rsid w:val="00C65204"/>
    <w:rsid w:val="00C65A5C"/>
    <w:rsid w:val="00C65C27"/>
    <w:rsid w:val="00C66ED8"/>
    <w:rsid w:val="00C71FA8"/>
    <w:rsid w:val="00C73BE8"/>
    <w:rsid w:val="00C7401E"/>
    <w:rsid w:val="00C7434D"/>
    <w:rsid w:val="00C74417"/>
    <w:rsid w:val="00C75382"/>
    <w:rsid w:val="00C777DC"/>
    <w:rsid w:val="00C77C39"/>
    <w:rsid w:val="00C80A86"/>
    <w:rsid w:val="00C8344F"/>
    <w:rsid w:val="00C839A6"/>
    <w:rsid w:val="00C852CC"/>
    <w:rsid w:val="00C86E8E"/>
    <w:rsid w:val="00C87FEF"/>
    <w:rsid w:val="00C91192"/>
    <w:rsid w:val="00C91F89"/>
    <w:rsid w:val="00C9294A"/>
    <w:rsid w:val="00C93D8C"/>
    <w:rsid w:val="00C942B6"/>
    <w:rsid w:val="00C94F19"/>
    <w:rsid w:val="00C95066"/>
    <w:rsid w:val="00CA1975"/>
    <w:rsid w:val="00CA2E0F"/>
    <w:rsid w:val="00CA4813"/>
    <w:rsid w:val="00CA49DC"/>
    <w:rsid w:val="00CA628F"/>
    <w:rsid w:val="00CA677B"/>
    <w:rsid w:val="00CA69DA"/>
    <w:rsid w:val="00CA7B94"/>
    <w:rsid w:val="00CB0380"/>
    <w:rsid w:val="00CB08CD"/>
    <w:rsid w:val="00CB2851"/>
    <w:rsid w:val="00CB5CBF"/>
    <w:rsid w:val="00CB6236"/>
    <w:rsid w:val="00CB6CC1"/>
    <w:rsid w:val="00CB72A0"/>
    <w:rsid w:val="00CC2885"/>
    <w:rsid w:val="00CC2FAB"/>
    <w:rsid w:val="00CD3D58"/>
    <w:rsid w:val="00CD59B9"/>
    <w:rsid w:val="00CD7112"/>
    <w:rsid w:val="00CD7354"/>
    <w:rsid w:val="00CE0A2A"/>
    <w:rsid w:val="00CE0F5D"/>
    <w:rsid w:val="00CE1B1E"/>
    <w:rsid w:val="00CE32C7"/>
    <w:rsid w:val="00CE335E"/>
    <w:rsid w:val="00CE3A34"/>
    <w:rsid w:val="00CE42E6"/>
    <w:rsid w:val="00CE43A2"/>
    <w:rsid w:val="00CE513A"/>
    <w:rsid w:val="00CE5D81"/>
    <w:rsid w:val="00CE6C9B"/>
    <w:rsid w:val="00CF0867"/>
    <w:rsid w:val="00CF0BF6"/>
    <w:rsid w:val="00CF1234"/>
    <w:rsid w:val="00CF4264"/>
    <w:rsid w:val="00CF6A82"/>
    <w:rsid w:val="00CF6A99"/>
    <w:rsid w:val="00D005D3"/>
    <w:rsid w:val="00D020D7"/>
    <w:rsid w:val="00D02774"/>
    <w:rsid w:val="00D02EEF"/>
    <w:rsid w:val="00D03E32"/>
    <w:rsid w:val="00D0507B"/>
    <w:rsid w:val="00D0679F"/>
    <w:rsid w:val="00D0709D"/>
    <w:rsid w:val="00D075A6"/>
    <w:rsid w:val="00D10692"/>
    <w:rsid w:val="00D10B60"/>
    <w:rsid w:val="00D1131E"/>
    <w:rsid w:val="00D11817"/>
    <w:rsid w:val="00D1211B"/>
    <w:rsid w:val="00D148AC"/>
    <w:rsid w:val="00D2043D"/>
    <w:rsid w:val="00D20ABE"/>
    <w:rsid w:val="00D20BFB"/>
    <w:rsid w:val="00D20E61"/>
    <w:rsid w:val="00D2144C"/>
    <w:rsid w:val="00D22AEF"/>
    <w:rsid w:val="00D240B9"/>
    <w:rsid w:val="00D263AD"/>
    <w:rsid w:val="00D26AC0"/>
    <w:rsid w:val="00D3058E"/>
    <w:rsid w:val="00D30FDB"/>
    <w:rsid w:val="00D31542"/>
    <w:rsid w:val="00D35382"/>
    <w:rsid w:val="00D35507"/>
    <w:rsid w:val="00D3591D"/>
    <w:rsid w:val="00D35A21"/>
    <w:rsid w:val="00D400E6"/>
    <w:rsid w:val="00D40497"/>
    <w:rsid w:val="00D415F8"/>
    <w:rsid w:val="00D4232F"/>
    <w:rsid w:val="00D427FD"/>
    <w:rsid w:val="00D42E85"/>
    <w:rsid w:val="00D43114"/>
    <w:rsid w:val="00D43604"/>
    <w:rsid w:val="00D45B9D"/>
    <w:rsid w:val="00D46278"/>
    <w:rsid w:val="00D465BA"/>
    <w:rsid w:val="00D5119F"/>
    <w:rsid w:val="00D5156F"/>
    <w:rsid w:val="00D53E9E"/>
    <w:rsid w:val="00D5411F"/>
    <w:rsid w:val="00D54F61"/>
    <w:rsid w:val="00D55D44"/>
    <w:rsid w:val="00D57A19"/>
    <w:rsid w:val="00D61ECF"/>
    <w:rsid w:val="00D63206"/>
    <w:rsid w:val="00D643ED"/>
    <w:rsid w:val="00D65116"/>
    <w:rsid w:val="00D65B14"/>
    <w:rsid w:val="00D7051F"/>
    <w:rsid w:val="00D71829"/>
    <w:rsid w:val="00D742A0"/>
    <w:rsid w:val="00D742D6"/>
    <w:rsid w:val="00D750DF"/>
    <w:rsid w:val="00D75417"/>
    <w:rsid w:val="00D800CB"/>
    <w:rsid w:val="00D8143F"/>
    <w:rsid w:val="00D819D2"/>
    <w:rsid w:val="00D83AE6"/>
    <w:rsid w:val="00D84552"/>
    <w:rsid w:val="00D86497"/>
    <w:rsid w:val="00D90020"/>
    <w:rsid w:val="00D900A0"/>
    <w:rsid w:val="00D90566"/>
    <w:rsid w:val="00D91C69"/>
    <w:rsid w:val="00D92138"/>
    <w:rsid w:val="00D931B3"/>
    <w:rsid w:val="00D934DE"/>
    <w:rsid w:val="00D95B26"/>
    <w:rsid w:val="00D97E7A"/>
    <w:rsid w:val="00D97EE5"/>
    <w:rsid w:val="00DA0E20"/>
    <w:rsid w:val="00DA2030"/>
    <w:rsid w:val="00DA2F0E"/>
    <w:rsid w:val="00DA4A98"/>
    <w:rsid w:val="00DA63DD"/>
    <w:rsid w:val="00DA67D1"/>
    <w:rsid w:val="00DA6DAB"/>
    <w:rsid w:val="00DA7361"/>
    <w:rsid w:val="00DA7550"/>
    <w:rsid w:val="00DA78B9"/>
    <w:rsid w:val="00DB330B"/>
    <w:rsid w:val="00DC032A"/>
    <w:rsid w:val="00DC03B8"/>
    <w:rsid w:val="00DC0D07"/>
    <w:rsid w:val="00DC0D80"/>
    <w:rsid w:val="00DC34F6"/>
    <w:rsid w:val="00DC4918"/>
    <w:rsid w:val="00DC61A7"/>
    <w:rsid w:val="00DC639F"/>
    <w:rsid w:val="00DC672B"/>
    <w:rsid w:val="00DD0E3C"/>
    <w:rsid w:val="00DD67BE"/>
    <w:rsid w:val="00DD7067"/>
    <w:rsid w:val="00DE1B71"/>
    <w:rsid w:val="00DE2B99"/>
    <w:rsid w:val="00DE3974"/>
    <w:rsid w:val="00DE40B2"/>
    <w:rsid w:val="00DE70FD"/>
    <w:rsid w:val="00DE7755"/>
    <w:rsid w:val="00DF0827"/>
    <w:rsid w:val="00DF10BC"/>
    <w:rsid w:val="00DF1B96"/>
    <w:rsid w:val="00DF2840"/>
    <w:rsid w:val="00DF3A2D"/>
    <w:rsid w:val="00DF593B"/>
    <w:rsid w:val="00DF5BFD"/>
    <w:rsid w:val="00DF7E9D"/>
    <w:rsid w:val="00E0067B"/>
    <w:rsid w:val="00E02927"/>
    <w:rsid w:val="00E03471"/>
    <w:rsid w:val="00E041C0"/>
    <w:rsid w:val="00E04AB6"/>
    <w:rsid w:val="00E04EC2"/>
    <w:rsid w:val="00E07B97"/>
    <w:rsid w:val="00E10B53"/>
    <w:rsid w:val="00E12B27"/>
    <w:rsid w:val="00E12F8B"/>
    <w:rsid w:val="00E13383"/>
    <w:rsid w:val="00E1344A"/>
    <w:rsid w:val="00E1492F"/>
    <w:rsid w:val="00E149F6"/>
    <w:rsid w:val="00E17E80"/>
    <w:rsid w:val="00E2120E"/>
    <w:rsid w:val="00E22B05"/>
    <w:rsid w:val="00E24247"/>
    <w:rsid w:val="00E24977"/>
    <w:rsid w:val="00E24A64"/>
    <w:rsid w:val="00E24B00"/>
    <w:rsid w:val="00E24CF9"/>
    <w:rsid w:val="00E24EBE"/>
    <w:rsid w:val="00E2572E"/>
    <w:rsid w:val="00E26637"/>
    <w:rsid w:val="00E26A5B"/>
    <w:rsid w:val="00E26C39"/>
    <w:rsid w:val="00E27317"/>
    <w:rsid w:val="00E276C6"/>
    <w:rsid w:val="00E27B3D"/>
    <w:rsid w:val="00E307C2"/>
    <w:rsid w:val="00E337B0"/>
    <w:rsid w:val="00E3383A"/>
    <w:rsid w:val="00E36188"/>
    <w:rsid w:val="00E36867"/>
    <w:rsid w:val="00E36BEE"/>
    <w:rsid w:val="00E3748F"/>
    <w:rsid w:val="00E37ADC"/>
    <w:rsid w:val="00E37F56"/>
    <w:rsid w:val="00E40AC4"/>
    <w:rsid w:val="00E4228E"/>
    <w:rsid w:val="00E434C7"/>
    <w:rsid w:val="00E4442D"/>
    <w:rsid w:val="00E4677C"/>
    <w:rsid w:val="00E47B17"/>
    <w:rsid w:val="00E47B22"/>
    <w:rsid w:val="00E47E0A"/>
    <w:rsid w:val="00E51E25"/>
    <w:rsid w:val="00E5222A"/>
    <w:rsid w:val="00E528D4"/>
    <w:rsid w:val="00E5299F"/>
    <w:rsid w:val="00E52A67"/>
    <w:rsid w:val="00E52DF8"/>
    <w:rsid w:val="00E53B51"/>
    <w:rsid w:val="00E54D85"/>
    <w:rsid w:val="00E57864"/>
    <w:rsid w:val="00E61875"/>
    <w:rsid w:val="00E6190B"/>
    <w:rsid w:val="00E621BA"/>
    <w:rsid w:val="00E624F8"/>
    <w:rsid w:val="00E63FEF"/>
    <w:rsid w:val="00E66503"/>
    <w:rsid w:val="00E66F05"/>
    <w:rsid w:val="00E714B4"/>
    <w:rsid w:val="00E71F53"/>
    <w:rsid w:val="00E73055"/>
    <w:rsid w:val="00E770E0"/>
    <w:rsid w:val="00E77221"/>
    <w:rsid w:val="00E77E02"/>
    <w:rsid w:val="00E80B28"/>
    <w:rsid w:val="00E818B9"/>
    <w:rsid w:val="00E81A23"/>
    <w:rsid w:val="00E820CA"/>
    <w:rsid w:val="00E82E9D"/>
    <w:rsid w:val="00E82ED5"/>
    <w:rsid w:val="00E849B4"/>
    <w:rsid w:val="00E856B6"/>
    <w:rsid w:val="00E86453"/>
    <w:rsid w:val="00E87400"/>
    <w:rsid w:val="00E87BCE"/>
    <w:rsid w:val="00E87D35"/>
    <w:rsid w:val="00E91BC3"/>
    <w:rsid w:val="00E94D23"/>
    <w:rsid w:val="00E94EE8"/>
    <w:rsid w:val="00E95498"/>
    <w:rsid w:val="00E95748"/>
    <w:rsid w:val="00E95D52"/>
    <w:rsid w:val="00E96764"/>
    <w:rsid w:val="00E96769"/>
    <w:rsid w:val="00EA0475"/>
    <w:rsid w:val="00EA2032"/>
    <w:rsid w:val="00EA2F7D"/>
    <w:rsid w:val="00EA37F7"/>
    <w:rsid w:val="00EA39BB"/>
    <w:rsid w:val="00EA6022"/>
    <w:rsid w:val="00EA6140"/>
    <w:rsid w:val="00EA6D98"/>
    <w:rsid w:val="00EA6EAF"/>
    <w:rsid w:val="00EA76B0"/>
    <w:rsid w:val="00EA7F8D"/>
    <w:rsid w:val="00EB144D"/>
    <w:rsid w:val="00EB1F4C"/>
    <w:rsid w:val="00EB2156"/>
    <w:rsid w:val="00EB28EE"/>
    <w:rsid w:val="00EB2D0F"/>
    <w:rsid w:val="00EB4A65"/>
    <w:rsid w:val="00EB5CB9"/>
    <w:rsid w:val="00EB63C1"/>
    <w:rsid w:val="00EB75A8"/>
    <w:rsid w:val="00EC28B0"/>
    <w:rsid w:val="00EC3772"/>
    <w:rsid w:val="00EC4634"/>
    <w:rsid w:val="00EC65A2"/>
    <w:rsid w:val="00EC6A52"/>
    <w:rsid w:val="00EC6C57"/>
    <w:rsid w:val="00ED1134"/>
    <w:rsid w:val="00ED1218"/>
    <w:rsid w:val="00ED1EE2"/>
    <w:rsid w:val="00ED1FE3"/>
    <w:rsid w:val="00ED23EB"/>
    <w:rsid w:val="00ED2988"/>
    <w:rsid w:val="00ED2DBE"/>
    <w:rsid w:val="00ED2E52"/>
    <w:rsid w:val="00ED3499"/>
    <w:rsid w:val="00ED40DF"/>
    <w:rsid w:val="00EE034D"/>
    <w:rsid w:val="00EE1C74"/>
    <w:rsid w:val="00EE2202"/>
    <w:rsid w:val="00EE2687"/>
    <w:rsid w:val="00EE27E4"/>
    <w:rsid w:val="00EE3B8B"/>
    <w:rsid w:val="00EE3F5E"/>
    <w:rsid w:val="00EE45BD"/>
    <w:rsid w:val="00EE47E0"/>
    <w:rsid w:val="00EE4FCD"/>
    <w:rsid w:val="00EE633A"/>
    <w:rsid w:val="00EE721A"/>
    <w:rsid w:val="00EE739F"/>
    <w:rsid w:val="00EE76C0"/>
    <w:rsid w:val="00EE7B06"/>
    <w:rsid w:val="00EE7E74"/>
    <w:rsid w:val="00EF16B0"/>
    <w:rsid w:val="00EF1CC0"/>
    <w:rsid w:val="00EF2030"/>
    <w:rsid w:val="00EF2C4A"/>
    <w:rsid w:val="00EF2C6F"/>
    <w:rsid w:val="00EF3B80"/>
    <w:rsid w:val="00EF4577"/>
    <w:rsid w:val="00EF5AF5"/>
    <w:rsid w:val="00EF78F6"/>
    <w:rsid w:val="00EF7D06"/>
    <w:rsid w:val="00EF7E39"/>
    <w:rsid w:val="00F0267E"/>
    <w:rsid w:val="00F02976"/>
    <w:rsid w:val="00F02C49"/>
    <w:rsid w:val="00F02E0C"/>
    <w:rsid w:val="00F02F8A"/>
    <w:rsid w:val="00F046B7"/>
    <w:rsid w:val="00F054F7"/>
    <w:rsid w:val="00F05C7E"/>
    <w:rsid w:val="00F10009"/>
    <w:rsid w:val="00F126AA"/>
    <w:rsid w:val="00F12A66"/>
    <w:rsid w:val="00F13459"/>
    <w:rsid w:val="00F1350E"/>
    <w:rsid w:val="00F14063"/>
    <w:rsid w:val="00F14389"/>
    <w:rsid w:val="00F14E33"/>
    <w:rsid w:val="00F14E85"/>
    <w:rsid w:val="00F15D27"/>
    <w:rsid w:val="00F16BD2"/>
    <w:rsid w:val="00F17C0F"/>
    <w:rsid w:val="00F22C71"/>
    <w:rsid w:val="00F24A80"/>
    <w:rsid w:val="00F250E7"/>
    <w:rsid w:val="00F31FAF"/>
    <w:rsid w:val="00F3590C"/>
    <w:rsid w:val="00F37263"/>
    <w:rsid w:val="00F405AE"/>
    <w:rsid w:val="00F4079C"/>
    <w:rsid w:val="00F40892"/>
    <w:rsid w:val="00F4197C"/>
    <w:rsid w:val="00F43AE5"/>
    <w:rsid w:val="00F44E10"/>
    <w:rsid w:val="00F453A1"/>
    <w:rsid w:val="00F4552F"/>
    <w:rsid w:val="00F46342"/>
    <w:rsid w:val="00F47D9C"/>
    <w:rsid w:val="00F5148A"/>
    <w:rsid w:val="00F51597"/>
    <w:rsid w:val="00F52B3D"/>
    <w:rsid w:val="00F56068"/>
    <w:rsid w:val="00F56451"/>
    <w:rsid w:val="00F57691"/>
    <w:rsid w:val="00F57B31"/>
    <w:rsid w:val="00F606DF"/>
    <w:rsid w:val="00F6078D"/>
    <w:rsid w:val="00F645EF"/>
    <w:rsid w:val="00F64B49"/>
    <w:rsid w:val="00F64B4D"/>
    <w:rsid w:val="00F64E3D"/>
    <w:rsid w:val="00F64F8D"/>
    <w:rsid w:val="00F65DF1"/>
    <w:rsid w:val="00F664C8"/>
    <w:rsid w:val="00F666AB"/>
    <w:rsid w:val="00F67991"/>
    <w:rsid w:val="00F70713"/>
    <w:rsid w:val="00F70A2B"/>
    <w:rsid w:val="00F71037"/>
    <w:rsid w:val="00F7124F"/>
    <w:rsid w:val="00F718DF"/>
    <w:rsid w:val="00F735DE"/>
    <w:rsid w:val="00F746B1"/>
    <w:rsid w:val="00F74D68"/>
    <w:rsid w:val="00F753AB"/>
    <w:rsid w:val="00F75627"/>
    <w:rsid w:val="00F76527"/>
    <w:rsid w:val="00F80A54"/>
    <w:rsid w:val="00F82641"/>
    <w:rsid w:val="00F844D8"/>
    <w:rsid w:val="00F853B6"/>
    <w:rsid w:val="00F85F7E"/>
    <w:rsid w:val="00F86216"/>
    <w:rsid w:val="00F86408"/>
    <w:rsid w:val="00F86500"/>
    <w:rsid w:val="00F90BDF"/>
    <w:rsid w:val="00F94890"/>
    <w:rsid w:val="00F95597"/>
    <w:rsid w:val="00F95BAE"/>
    <w:rsid w:val="00FA0F13"/>
    <w:rsid w:val="00FA1646"/>
    <w:rsid w:val="00FA1C2A"/>
    <w:rsid w:val="00FA1E4E"/>
    <w:rsid w:val="00FA4CD7"/>
    <w:rsid w:val="00FA5DB2"/>
    <w:rsid w:val="00FA7618"/>
    <w:rsid w:val="00FB498E"/>
    <w:rsid w:val="00FB62AC"/>
    <w:rsid w:val="00FB78A3"/>
    <w:rsid w:val="00FC1097"/>
    <w:rsid w:val="00FC116C"/>
    <w:rsid w:val="00FC1A4E"/>
    <w:rsid w:val="00FC3EF5"/>
    <w:rsid w:val="00FC45F8"/>
    <w:rsid w:val="00FC4FAC"/>
    <w:rsid w:val="00FC5FD1"/>
    <w:rsid w:val="00FC7226"/>
    <w:rsid w:val="00FC7EF4"/>
    <w:rsid w:val="00FD046E"/>
    <w:rsid w:val="00FD057F"/>
    <w:rsid w:val="00FD0E95"/>
    <w:rsid w:val="00FD3248"/>
    <w:rsid w:val="00FD33F3"/>
    <w:rsid w:val="00FD43CF"/>
    <w:rsid w:val="00FD618A"/>
    <w:rsid w:val="00FD75D3"/>
    <w:rsid w:val="00FE0193"/>
    <w:rsid w:val="00FE0B5A"/>
    <w:rsid w:val="00FE14F6"/>
    <w:rsid w:val="00FE2FEE"/>
    <w:rsid w:val="00FE3A35"/>
    <w:rsid w:val="00FE4D5A"/>
    <w:rsid w:val="00FE500A"/>
    <w:rsid w:val="00FE658E"/>
    <w:rsid w:val="00FF2DCB"/>
    <w:rsid w:val="00FF5F85"/>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9407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9"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fontTable" Target="fontTable.xml"/><Relationship Id="rId26" Type="http://schemas.openxmlformats.org/officeDocument/2006/relationships/theme" Target="theme/theme1.xml"/><Relationship Id="rId10" Type="http://schemas.microsoft.com/office/2007/relationships/stylesWithEffects" Target="stylesWithEffects.xml"/><Relationship Id="rId11" Type="http://schemas.openxmlformats.org/officeDocument/2006/relationships/settings" Target="settings.xml"/><Relationship Id="rId12" Type="http://schemas.openxmlformats.org/officeDocument/2006/relationships/webSettings" Target="webSettings.xml"/><Relationship Id="rId13" Type="http://schemas.openxmlformats.org/officeDocument/2006/relationships/hyperlink" Target="mailto:mkl48@nau.edu" TargetMode="External"/><Relationship Id="rId14" Type="http://schemas.openxmlformats.org/officeDocument/2006/relationships/comments" Target="comments.xml"/><Relationship Id="rId15" Type="http://schemas.openxmlformats.org/officeDocument/2006/relationships/hyperlink" Target="https://github.com/MKLau/cg_simulations" TargetMode="External"/><Relationship Id="rId16" Type="http://schemas.openxmlformats.org/officeDocument/2006/relationships/image" Target="media/image1.emf"/><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DE34A-7E7D-9749-914A-3EA630CBB8A1}">
  <ds:schemaRefs>
    <ds:schemaRef ds:uri="http://schemas.openxmlformats.org/officeDocument/2006/bibliography"/>
  </ds:schemaRefs>
</ds:datastoreItem>
</file>

<file path=customXml/itemProps2.xml><?xml version="1.0" encoding="utf-8"?>
<ds:datastoreItem xmlns:ds="http://schemas.openxmlformats.org/officeDocument/2006/customXml" ds:itemID="{0CC5A481-7AA5-F941-967C-1753380A3174}">
  <ds:schemaRefs>
    <ds:schemaRef ds:uri="http://schemas.openxmlformats.org/officeDocument/2006/bibliography"/>
  </ds:schemaRefs>
</ds:datastoreItem>
</file>

<file path=customXml/itemProps3.xml><?xml version="1.0" encoding="utf-8"?>
<ds:datastoreItem xmlns:ds="http://schemas.openxmlformats.org/officeDocument/2006/customXml" ds:itemID="{0A64C406-9780-AB4B-962C-A23BF7D058AF}">
  <ds:schemaRefs>
    <ds:schemaRef ds:uri="http://schemas.openxmlformats.org/officeDocument/2006/bibliography"/>
  </ds:schemaRefs>
</ds:datastoreItem>
</file>

<file path=customXml/itemProps4.xml><?xml version="1.0" encoding="utf-8"?>
<ds:datastoreItem xmlns:ds="http://schemas.openxmlformats.org/officeDocument/2006/customXml" ds:itemID="{0D1F5B4F-779F-C04E-B975-9464211A30A6}">
  <ds:schemaRefs>
    <ds:schemaRef ds:uri="http://schemas.openxmlformats.org/officeDocument/2006/bibliography"/>
  </ds:schemaRefs>
</ds:datastoreItem>
</file>

<file path=customXml/itemProps5.xml><?xml version="1.0" encoding="utf-8"?>
<ds:datastoreItem xmlns:ds="http://schemas.openxmlformats.org/officeDocument/2006/customXml" ds:itemID="{B338B779-384F-5B44-B15C-2C91878659C6}">
  <ds:schemaRefs>
    <ds:schemaRef ds:uri="http://schemas.openxmlformats.org/officeDocument/2006/bibliography"/>
  </ds:schemaRefs>
</ds:datastoreItem>
</file>

<file path=customXml/itemProps6.xml><?xml version="1.0" encoding="utf-8"?>
<ds:datastoreItem xmlns:ds="http://schemas.openxmlformats.org/officeDocument/2006/customXml" ds:itemID="{76F561DD-8453-6846-A62B-E13F939E27F7}">
  <ds:schemaRefs>
    <ds:schemaRef ds:uri="http://schemas.openxmlformats.org/officeDocument/2006/bibliography"/>
  </ds:schemaRefs>
</ds:datastoreItem>
</file>

<file path=customXml/itemProps7.xml><?xml version="1.0" encoding="utf-8"?>
<ds:datastoreItem xmlns:ds="http://schemas.openxmlformats.org/officeDocument/2006/customXml" ds:itemID="{8D1109C2-EDC4-6F42-A9CB-EA48C935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32</Pages>
  <Words>5656</Words>
  <Characters>32240</Characters>
  <Application>Microsoft Macintosh Word</Application>
  <DocSecurity>0</DocSecurity>
  <Lines>268</Lines>
  <Paragraphs>75</Paragraphs>
  <ScaleCrop>false</ScaleCrop>
  <Company/>
  <LinksUpToDate>false</LinksUpToDate>
  <CharactersWithSpaces>37821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102</cp:revision>
  <dcterms:created xsi:type="dcterms:W3CDTF">2014-02-14T20:37:00Z</dcterms:created>
  <dcterms:modified xsi:type="dcterms:W3CDTF">2014-03-17T21:28:00Z</dcterms:modified>
</cp:coreProperties>
</file>
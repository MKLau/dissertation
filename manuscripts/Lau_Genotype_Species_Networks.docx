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41CC3D00" w:rsidR="00007A70" w:rsidRPr="00734E4A" w:rsidRDefault="006846D8" w:rsidP="006A057E">
      <w:pPr>
        <w:rPr>
          <w:b/>
        </w:rPr>
      </w:pPr>
      <w:r>
        <w:rPr>
          <w:b/>
        </w:rPr>
        <w:t>Foundation species g</w:t>
      </w:r>
      <w:r w:rsidR="00007A70">
        <w:rPr>
          <w:b/>
        </w:rPr>
        <w:t xml:space="preserve">enotypic variation </w:t>
      </w:r>
      <w:r>
        <w:rPr>
          <w:b/>
        </w:rPr>
        <w:t xml:space="preserve">generates </w:t>
      </w:r>
      <w:r w:rsidR="00007A70">
        <w:rPr>
          <w:b/>
        </w:rPr>
        <w:t>ecological network structure</w:t>
      </w:r>
      <w:bookmarkStart w:id="0" w:name="_GoBack"/>
      <w:bookmarkEnd w:id="0"/>
    </w:p>
    <w:p w14:paraId="6B67320D" w14:textId="77777777" w:rsidR="00007A70" w:rsidRDefault="00007A70" w:rsidP="006A057E"/>
    <w:p w14:paraId="70F7FC1B" w14:textId="7EE52920" w:rsidR="00007A70" w:rsidRDefault="00007A70" w:rsidP="006A057E">
      <w:r>
        <w:t xml:space="preserve">M.K. Lau, S.R. Borrett, S.M. Shuster, A.R. Keith, </w:t>
      </w:r>
      <w:r w:rsidR="00CB0B00">
        <w:t xml:space="preserve">and </w:t>
      </w:r>
      <w:r>
        <w:t xml:space="preserve">T.G. Whitham </w:t>
      </w:r>
    </w:p>
    <w:p w14:paraId="748F7A7C" w14:textId="77777777" w:rsidR="00007A70" w:rsidRDefault="00007A70" w:rsidP="006A057E">
      <w:pPr>
        <w:pStyle w:val="ListParagraph"/>
        <w:ind w:left="0"/>
      </w:pPr>
    </w:p>
    <w:p w14:paraId="3F5AEFCB" w14:textId="0A1AE869" w:rsidR="00007A70" w:rsidRDefault="00007A70" w:rsidP="006A057E">
      <w:r>
        <w:t xml:space="preserve">Target Journal: </w:t>
      </w:r>
      <w:r w:rsidR="005D157D">
        <w:t>Evolution</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9"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362F3321" w:rsidR="00543A1F" w:rsidRDefault="00543A1F" w:rsidP="00543A1F">
      <w:pPr>
        <w:pStyle w:val="ListParagraph"/>
        <w:numPr>
          <w:ilvl w:val="0"/>
          <w:numId w:val="2"/>
        </w:numPr>
      </w:pPr>
      <w:r>
        <w:t xml:space="preserve">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w:t>
      </w:r>
      <w:r w:rsidR="006016CF">
        <w:t xml:space="preserve">into </w:t>
      </w:r>
      <w:r>
        <w:t>how these effects contribute to more complex patterns of species interactions, as is often analyzed using a network approach.</w:t>
      </w:r>
    </w:p>
    <w:p w14:paraId="7F2A57EF" w14:textId="10ABDE70" w:rsidR="00543A1F" w:rsidRDefault="00543A1F" w:rsidP="00543A1F">
      <w:pPr>
        <w:pStyle w:val="ListParagraph"/>
        <w:numPr>
          <w:ilvl w:val="0"/>
          <w:numId w:val="2"/>
        </w:numPr>
      </w:pPr>
      <w:r>
        <w:t xml:space="preserve">In this study, we use a network perspective first to analyze an arthropod community dataset from a long-term common garden </w:t>
      </w:r>
      <w:r w:rsidR="004C3F4F">
        <w:t xml:space="preserve">experiment with </w:t>
      </w:r>
      <w:r>
        <w:t xml:space="preserve">plants </w:t>
      </w:r>
      <w:r w:rsidR="002200FF">
        <w:t xml:space="preserve">of </w:t>
      </w:r>
      <w:r>
        <w:t>known genetic makeup</w:t>
      </w:r>
      <w:r w:rsidR="008D45DA">
        <w:t>. We</w:t>
      </w:r>
      <w:r>
        <w:t xml:space="preserve"> then conduct a simulation experiment investigating how genetic variation in a foundation tree species contributes to interaction network structure.</w:t>
      </w:r>
    </w:p>
    <w:p w14:paraId="167C576D" w14:textId="5D9D1795" w:rsidR="00543A1F" w:rsidRDefault="009D41F8" w:rsidP="00543A1F">
      <w:pPr>
        <w:pStyle w:val="ListParagraph"/>
        <w:numPr>
          <w:ilvl w:val="0"/>
          <w:numId w:val="2"/>
        </w:numPr>
      </w:pPr>
      <w:r>
        <w:t>Our study produced two main findings</w:t>
      </w:r>
      <w:r w:rsidR="00543A1F">
        <w:t>:</w:t>
      </w:r>
    </w:p>
    <w:p w14:paraId="3B329DC8" w14:textId="10BB5D53" w:rsidR="00543A1F" w:rsidRDefault="00543A1F" w:rsidP="00543A1F">
      <w:pPr>
        <w:pStyle w:val="ListParagraph"/>
        <w:numPr>
          <w:ilvl w:val="1"/>
          <w:numId w:val="2"/>
        </w:numPr>
      </w:pPr>
      <w:r>
        <w:t xml:space="preserve">The empirical genotype-species network exhibited non-random network structure </w:t>
      </w:r>
      <w:r w:rsidR="00755F0E">
        <w:t xml:space="preserve">and co-occurrence patterns </w:t>
      </w:r>
      <w:r>
        <w:t xml:space="preserve">arising in part from genotypic variation even though </w:t>
      </w:r>
      <w:r w:rsidR="00120505">
        <w:t>a</w:t>
      </w:r>
      <w:r>
        <w:t xml:space="preserve"> conservative null model was used</w:t>
      </w:r>
      <w:r w:rsidR="009A7FC5">
        <w:t xml:space="preserve">, </w:t>
      </w:r>
      <w:r w:rsidR="0037345D">
        <w:t>and</w:t>
      </w:r>
    </w:p>
    <w:p w14:paraId="1FDBC971" w14:textId="592DF16B" w:rsidR="00543A1F" w:rsidRDefault="00543A1F" w:rsidP="00543A1F">
      <w:pPr>
        <w:pStyle w:val="ListParagraph"/>
        <w:numPr>
          <w:ilvl w:val="1"/>
          <w:numId w:val="2"/>
        </w:numPr>
      </w:pPr>
      <w:r>
        <w:t xml:space="preserve">Simulated genotype-species networks displayed increasing associated species network structure </w:t>
      </w:r>
      <w:r w:rsidR="00736774">
        <w:t xml:space="preserve">and co-occurrence patterns </w:t>
      </w:r>
      <w:r>
        <w:t xml:space="preserve">with increasing </w:t>
      </w:r>
      <w:r w:rsidR="007A5DED">
        <w:t xml:space="preserve">community level </w:t>
      </w:r>
      <w:r>
        <w:t>genotypic effect.</w:t>
      </w:r>
    </w:p>
    <w:p w14:paraId="4DCBA7FA" w14:textId="32C8D6D0" w:rsidR="00543A1F" w:rsidRDefault="005F229D" w:rsidP="00543A1F">
      <w:pPr>
        <w:pStyle w:val="ListParagraph"/>
        <w:numPr>
          <w:ilvl w:val="0"/>
          <w:numId w:val="2"/>
        </w:numPr>
      </w:pPr>
      <w:r>
        <w:t xml:space="preserve">These </w:t>
      </w:r>
      <w:r w:rsidR="009976B5">
        <w:t xml:space="preserve">results </w:t>
      </w:r>
      <w:r w:rsidR="00543A1F">
        <w:t xml:space="preserve">demonstrate that the community level impact of genetic variation in a foundation species can alter the structure of species interaction networks. </w:t>
      </w:r>
      <w:r>
        <w:t xml:space="preserve">We are aware of no other studies that explore the structure of genotype-species interactions networks. </w:t>
      </w:r>
      <w:r w:rsidR="009976B5">
        <w:t xml:space="preserve">A genetic basis to interaction network structure has </w:t>
      </w:r>
      <w:r w:rsidR="00E265A7">
        <w:t>important implications for evolution</w:t>
      </w:r>
      <w:r w:rsidR="00037FFE">
        <w:t>ary dynamics</w:t>
      </w:r>
      <w:r w:rsidR="00E265A7">
        <w:t xml:space="preserve"> </w:t>
      </w:r>
      <w:r w:rsidR="00827B36">
        <w:t xml:space="preserve">in </w:t>
      </w:r>
      <w:r w:rsidR="00E265A7">
        <w:t xml:space="preserve">the </w:t>
      </w:r>
      <w:r w:rsidR="003E07A3">
        <w:t>context of complex communities.</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1" w:author="Thomas Whitham" w:date="2014-02-10T23:06:00Z">
        <w:r>
          <w:t>genetics</w:t>
        </w:r>
      </w:ins>
      <w:ins w:id="2"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r w:rsidR="008F1DA7" w:rsidRPr="008F1DA7">
        <w:t>Agrawal et al. 2007; Holland and Bronstein 2008</w:t>
      </w:r>
      <w:r w:rsidR="008F1DA7">
        <w:t xml:space="preserve">; </w:t>
      </w:r>
      <w:r w:rsidR="00BE1B58">
        <w:t>Winfree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plant-mutualist</w:t>
      </w:r>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(Bascompte et al. 2003; Thebault et al. 2010)</w:t>
      </w:r>
      <w:r w:rsidR="003E5471">
        <w:t>. Studies of phylogenetic structure of these networks have demonstrated the contribution of evolutionary processes to the structure of ecological networks (Rezende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Whitham et al. 2012; Rowntree et al. 2011; Gugerli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3A7EF4">
      <w:pPr>
        <w:spacing w:line="480" w:lineRule="auto"/>
      </w:pPr>
    </w:p>
    <w:p w14:paraId="37D6A251" w14:textId="2982C1F2" w:rsidR="00AB2FE4" w:rsidRDefault="00DA7AC2" w:rsidP="008071E0">
      <w:pPr>
        <w:spacing w:line="480" w:lineRule="auto"/>
        <w:ind w:firstLine="720"/>
      </w:pPr>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r w:rsidR="00EE4A0A">
        <w:t>, genotypic diversity (Crutsinger et al. 2006)</w:t>
      </w:r>
      <w:r w:rsidR="00230629">
        <w:t xml:space="preserve"> and</w:t>
      </w:r>
      <w:r w:rsidR="008C2E70">
        <w:t xml:space="preserve"> genetic</w:t>
      </w:r>
      <w:r w:rsidR="0069397F">
        <w:t xml:space="preserve"> similarity (Bangert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 xml:space="preserve">arthropods (Keith et al. 2010), plants (Lamit et al. 2011), </w:t>
      </w:r>
      <w:r w:rsidR="00456C94">
        <w:t xml:space="preserve">and fungal endophytes (Lamit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r w:rsidR="00EF10C9" w:rsidRPr="00EF10C9">
        <w:rPr>
          <w:i/>
        </w:rPr>
        <w:t>Populus angustifolia</w:t>
      </w:r>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r w:rsidR="00EE4A0A" w:rsidRPr="00EE4A0A">
        <w:rPr>
          <w:i/>
        </w:rPr>
        <w:t xml:space="preserve">Asclepias </w:t>
      </w:r>
      <w:r w:rsidR="001A4518">
        <w:rPr>
          <w:i/>
        </w:rPr>
        <w:t>syriaca</w:t>
      </w:r>
      <w:r w:rsidR="001A4518">
        <w:t xml:space="preserve"> L.</w:t>
      </w:r>
      <w:r w:rsidR="00EE4A0A">
        <w:t xml:space="preserve">) </w:t>
      </w:r>
      <w:r w:rsidR="003709FB">
        <w:t>genotype</w:t>
      </w:r>
      <w:r w:rsidR="00550529">
        <w:t xml:space="preserve">.  Busby et al. </w:t>
      </w:r>
      <w:r>
        <w:t>(</w:t>
      </w:r>
      <w:r w:rsidR="00550529">
        <w:t>2014</w:t>
      </w:r>
      <w:r>
        <w:t xml:space="preserve">) found that </w:t>
      </w:r>
      <w:r w:rsidR="00B80BC4">
        <w:t>the plant genetics mediated the indirect interactio</w:t>
      </w:r>
      <w:r w:rsidR="0005638A">
        <w:t>ns between leaf pathogens and cottonwood (</w:t>
      </w:r>
      <w:r w:rsidR="0005638A" w:rsidRPr="0005638A">
        <w:rPr>
          <w:i/>
        </w:rPr>
        <w:t xml:space="preserve">Populus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Rowntree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3A7EF4">
      <w:pPr>
        <w:spacing w:line="480" w:lineRule="auto"/>
      </w:pPr>
    </w:p>
    <w:p w14:paraId="48A202E5" w14:textId="05FC34D9" w:rsidR="00651BB2" w:rsidRDefault="000B0055" w:rsidP="00D414CC">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use a bipartite </w:t>
      </w:r>
      <w:r w:rsidR="00A40B17">
        <w:t xml:space="preserve">network approach, which examines networks where interactions typically occur between two </w:t>
      </w:r>
      <w:r w:rsidR="00820B9E">
        <w:t xml:space="preserve">main </w:t>
      </w:r>
      <w:r w:rsidR="00A40B17">
        <w:t>grou</w:t>
      </w:r>
      <w:r w:rsidR="00B77701">
        <w:t>ps (e.g., plant-</w:t>
      </w:r>
      <w:r w:rsidR="007333BE">
        <w:t>mutualist</w:t>
      </w:r>
      <w:r w:rsidR="00A40B17">
        <w:t>)</w:t>
      </w:r>
      <w:r w:rsidR="00CF3937">
        <w:t xml:space="preserve">.  </w:t>
      </w:r>
      <w:r w:rsidR="00456E60">
        <w:t xml:space="preserve">Using </w:t>
      </w:r>
      <w:r w:rsidR="00CF3937">
        <w:t xml:space="preserve">bipartite networks </w:t>
      </w:r>
      <w:r w:rsidR="00BA2EEA">
        <w:t xml:space="preserve">provides a set of analytical tools and potential hypotheses </w:t>
      </w:r>
      <w:r w:rsidR="00CF3937">
        <w:t xml:space="preserve">developed </w:t>
      </w:r>
      <w:r w:rsidR="00795324">
        <w:t xml:space="preserve">by the </w:t>
      </w:r>
      <w:r w:rsidR="000D101C">
        <w:t xml:space="preserve">studies </w:t>
      </w:r>
      <w:r w:rsidR="00795324">
        <w:t>of plant-mutualist</w:t>
      </w:r>
      <w:r w:rsidR="004C2E6D">
        <w:t xml:space="preserve"> (Bascompte 2010)</w:t>
      </w:r>
      <w:r w:rsidR="00795324">
        <w:t xml:space="preserve">, plant-herbivore </w:t>
      </w:r>
      <w:r w:rsidR="004C2E6D">
        <w:t xml:space="preserve">(Thébault and Fontaine 2011) </w:t>
      </w:r>
      <w:r w:rsidR="00795324">
        <w:t xml:space="preserve">and other species-species </w:t>
      </w:r>
      <w:r w:rsidR="003A4F64">
        <w:t xml:space="preserve">networks </w:t>
      </w:r>
      <w:r w:rsidR="00CF3937">
        <w:t xml:space="preserve">to </w:t>
      </w:r>
      <w:r w:rsidR="00284860">
        <w:t xml:space="preserve">networks of </w:t>
      </w:r>
      <w:r w:rsidR="00456E60">
        <w:t>foundati</w:t>
      </w:r>
      <w:r w:rsidR="00C05F1A">
        <w:t>on species genotypes</w:t>
      </w:r>
      <w:r w:rsidR="0061730C">
        <w:t xml:space="preserve"> interacting with associated species</w:t>
      </w:r>
      <w:r w:rsidR="004D35AD">
        <w:t>, which we will refer to as genotype-species networks</w:t>
      </w:r>
      <w:r w:rsidR="00284860">
        <w:t>.</w:t>
      </w:r>
      <w:r w:rsidR="00C05F1A">
        <w:t xml:space="preserve"> </w:t>
      </w:r>
      <w:r w:rsidR="00233972">
        <w:t>We hypothesize that</w:t>
      </w:r>
      <w:r w:rsidR="008F3F26">
        <w:t xml:space="preserve"> </w:t>
      </w:r>
      <w:r w:rsidR="002D6DFB">
        <w:t xml:space="preserve">genotypic variation in foundation species </w:t>
      </w:r>
      <w:r w:rsidR="00F67637">
        <w:t>produces patterns in the structure of interactions among species</w:t>
      </w:r>
      <w:r w:rsidR="006251EF">
        <w:t>.</w:t>
      </w:r>
      <w:r w:rsidR="008F3F26">
        <w:t xml:space="preserve"> </w:t>
      </w:r>
      <w:r w:rsidR="00F67637">
        <w:t>More specifically</w:t>
      </w:r>
      <w:r w:rsidR="0061730C">
        <w:t xml:space="preserve">, </w:t>
      </w:r>
      <w:r w:rsidR="00123D9F">
        <w:t xml:space="preserve">we </w:t>
      </w:r>
      <w:r w:rsidR="006F7465">
        <w:t xml:space="preserve">hypothesize that </w:t>
      </w:r>
      <w:r w:rsidR="00123D9F">
        <w:t>genotype-species bipartite network</w:t>
      </w:r>
      <w:r w:rsidR="00022FBD">
        <w:t>s</w:t>
      </w:r>
      <w:r w:rsidR="00123D9F">
        <w:t xml:space="preserve"> </w:t>
      </w:r>
      <w:r w:rsidR="00D66C0E">
        <w:t>will</w:t>
      </w:r>
      <w:r w:rsidR="004D5CE4">
        <w:t xml:space="preserve"> exhibit structure similar to species-species networks, such as modularity and nestedness</w:t>
      </w:r>
      <w:r w:rsidR="00E11B7D">
        <w:t>.</w:t>
      </w:r>
      <w:r w:rsidR="00123D9F">
        <w:t xml:space="preserve"> </w:t>
      </w:r>
      <w:r w:rsidR="00734308">
        <w:t xml:space="preserve">In addition, we </w:t>
      </w:r>
      <w:r w:rsidR="009F2C12">
        <w:t xml:space="preserve">propose </w:t>
      </w:r>
      <w:r w:rsidR="00E11B7D">
        <w:t xml:space="preserve">that, </w:t>
      </w:r>
      <w:r w:rsidR="0061730C">
        <w:t xml:space="preserve">since species interactions tend to occur </w:t>
      </w:r>
      <w:r w:rsidR="00BF61B8">
        <w:t xml:space="preserve">locally, </w:t>
      </w:r>
      <w:r w:rsidR="00F82F28">
        <w:t xml:space="preserve">this structure will determine </w:t>
      </w:r>
      <w:r w:rsidR="00BF61B8">
        <w:t xml:space="preserve">co-occurrences </w:t>
      </w:r>
      <w:r w:rsidR="00F82F28">
        <w:t xml:space="preserve">among species and alter interspecific </w:t>
      </w:r>
      <w:r w:rsidR="0061730C">
        <w:t xml:space="preserve">interactions by </w:t>
      </w:r>
      <w:r w:rsidR="00F82F28">
        <w:t xml:space="preserve">modulating </w:t>
      </w:r>
      <w:r w:rsidR="0061730C">
        <w:t xml:space="preserve">the frequency </w:t>
      </w:r>
      <w:r w:rsidR="00951D58">
        <w:t xml:space="preserve">that </w:t>
      </w:r>
      <w:r w:rsidR="0061730C">
        <w:t xml:space="preserve">species are </w:t>
      </w:r>
      <w:r w:rsidR="00951D58">
        <w:t>in close physical proximity</w:t>
      </w:r>
      <w:r w:rsidR="0061730C">
        <w:t>.</w:t>
      </w:r>
      <w:r w:rsidR="00B401AF">
        <w:t xml:space="preserve"> </w:t>
      </w:r>
      <w:r w:rsidR="003514B7">
        <w:t>To test these hypotheses</w:t>
      </w:r>
      <w:r w:rsidR="004D44E8">
        <w:t>,</w:t>
      </w:r>
      <w:r w:rsidR="003514B7">
        <w:t xml:space="preserve"> we first </w:t>
      </w:r>
      <w:r w:rsidR="00E537B8">
        <w:t xml:space="preserve">examine </w:t>
      </w:r>
      <w:r w:rsidR="003514B7">
        <w:t xml:space="preserve">the structure of </w:t>
      </w:r>
      <w:r w:rsidR="00DF0E6B">
        <w:t>an empirical network</w:t>
      </w:r>
      <w:r w:rsidR="00E537B8">
        <w:t xml:space="preserve"> of interactions between narrowleaf cottonwood (</w:t>
      </w:r>
      <w:r w:rsidR="00E537B8" w:rsidRPr="00DF0E6B">
        <w:rPr>
          <w:i/>
        </w:rPr>
        <w:t>P. angustifolia</w:t>
      </w:r>
      <w:r w:rsidR="00E537B8">
        <w:rPr>
          <w:i/>
        </w:rPr>
        <w:t xml:space="preserve"> </w:t>
      </w:r>
      <w:r w:rsidR="00E537B8">
        <w:t>James) and its associated canopy arthropod community using data from a long-term, common garden experiment with trees of known genetic identity.</w:t>
      </w:r>
      <w:r w:rsidR="004D783B">
        <w:t xml:space="preserve"> We use </w:t>
      </w:r>
      <w:r w:rsidR="00263620">
        <w:t xml:space="preserve">a conservative, null model </w:t>
      </w:r>
      <w:r w:rsidR="00C90512">
        <w:t xml:space="preserve">based </w:t>
      </w:r>
      <w:r w:rsidR="00263620">
        <w:t>approach</w:t>
      </w:r>
      <w:r w:rsidR="004D783B">
        <w:t xml:space="preserve"> to test for significant structural patterns in this real genotype-species network</w:t>
      </w:r>
      <w:r w:rsidR="00263620">
        <w:t xml:space="preserve">. </w:t>
      </w:r>
      <w:r w:rsidR="005E4915">
        <w:t>Second, w</w:t>
      </w:r>
      <w:r w:rsidR="00263620">
        <w:t>e</w:t>
      </w:r>
      <w:r w:rsidR="009717F2">
        <w:t xml:space="preserve"> </w:t>
      </w:r>
      <w:r w:rsidR="00263620">
        <w:t xml:space="preserve">conduct a simulation experiment </w:t>
      </w:r>
      <w:r w:rsidR="00325854">
        <w:t xml:space="preserve">using a community genetics model </w:t>
      </w:r>
      <w:r w:rsidR="00263620">
        <w:t xml:space="preserve">where we vary the intensity of </w:t>
      </w:r>
      <w:r w:rsidR="00273ED4">
        <w:t xml:space="preserve">the </w:t>
      </w:r>
      <w:r w:rsidR="00263620">
        <w:t xml:space="preserve">genotypic </w:t>
      </w:r>
      <w:r w:rsidR="00273ED4">
        <w:t xml:space="preserve">effect </w:t>
      </w:r>
      <w:r w:rsidR="00263620">
        <w:t xml:space="preserve">of a foundation </w:t>
      </w:r>
      <w:r w:rsidR="00E802AF">
        <w:t>species on its associated community</w:t>
      </w:r>
      <w:r w:rsidR="0029570E">
        <w:t xml:space="preserve"> to test for its effect </w:t>
      </w:r>
      <w:r w:rsidR="007C03E0">
        <w:t xml:space="preserve">on </w:t>
      </w:r>
      <w:r w:rsidR="00263620">
        <w:t>genot</w:t>
      </w:r>
      <w:r w:rsidR="001D7F7B">
        <w:t>ype-species interaction network</w:t>
      </w:r>
      <w:r w:rsidR="00FF537D">
        <w:t xml:space="preserve"> structure</w:t>
      </w:r>
      <w:r w:rsidR="00AC1D71">
        <w:t xml:space="preserve"> and 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r w:rsidR="00581E3A">
        <w:t xml:space="preserve"> a genetic basis for interaction network structure has important implications for </w:t>
      </w:r>
      <w:r w:rsidR="00D46DC2">
        <w:t xml:space="preserve">ecological and </w:t>
      </w:r>
      <w:r w:rsidR="00581E3A">
        <w:t>evolu</w:t>
      </w:r>
      <w:r w:rsidR="00552C20">
        <w:t>tionary dynamics in</w:t>
      </w:r>
      <w:r w:rsidR="00112727">
        <w:t xml:space="preserve"> many </w:t>
      </w:r>
      <w:r w:rsidR="00552C20">
        <w:t xml:space="preserve">ecosystems. </w:t>
      </w:r>
      <w:r w:rsidR="00DE5436">
        <w:t xml:space="preserve"> </w:t>
      </w:r>
    </w:p>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0818C338"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r w:rsidRPr="00376FFC">
        <w:rPr>
          <w:i/>
        </w:rPr>
        <w:t>Populus angustifolia</w:t>
      </w:r>
      <w:r>
        <w:t xml:space="preserve"> </w:t>
      </w:r>
      <w:r w:rsidRPr="00376FFC">
        <w:t>James</w:t>
      </w:r>
      <w:r>
        <w:t xml:space="preserve"> (narrowleaf cottonwood) </w:t>
      </w:r>
      <w:r w:rsidR="00060357">
        <w:t>consisted of</w:t>
      </w:r>
      <w:r>
        <w:t xml:space="preserve"> data from Keith et al. 2014. </w:t>
      </w:r>
      <w:r w:rsidR="000752D8">
        <w:t xml:space="preserve">In 1991 </w:t>
      </w:r>
      <w:r w:rsidR="007A6A89">
        <w:t>r</w:t>
      </w:r>
      <w:r>
        <w:t xml:space="preserve">eplicate clones of genotypes from the Weber River Watershed (Utah, U.S.A.) were </w:t>
      </w:r>
      <w:ins w:id="3"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w:t>
      </w:r>
      <w:commentRangeStart w:id="4"/>
      <w:r>
        <w:t xml:space="preserve">minimize and randomize the effect of </w:t>
      </w:r>
      <w:r w:rsidR="00634956">
        <w:t xml:space="preserve">local </w:t>
      </w:r>
      <w:r>
        <w:t xml:space="preserve">environmental variation </w:t>
      </w:r>
      <w:commentRangeEnd w:id="4"/>
      <w:r w:rsidR="00441C3E">
        <w:t xml:space="preserve">with respect to genotype </w:t>
      </w:r>
      <w:r>
        <w:rPr>
          <w:rStyle w:val="CommentReference"/>
          <w:vanish/>
        </w:rPr>
        <w:commentReference w:id="4"/>
      </w:r>
      <w:r>
        <w:t xml:space="preserve">(Martinsen et al. 2001). Surveys of </w:t>
      </w:r>
      <w:ins w:id="5" w:author="Hillary Cooper" w:date="2014-02-13T11:21:00Z">
        <w:r>
          <w:t xml:space="preserve">four </w:t>
        </w:r>
      </w:ins>
      <w:r>
        <w:t xml:space="preserve">replicate trees </w:t>
      </w:r>
      <w:r w:rsidR="00855488">
        <w:t xml:space="preserve">for each of </w:t>
      </w:r>
      <w:r>
        <w:t>10 genotypes (n = 40 trees) were conducted in August of 2009 using timed sampling of similarly sized</w:t>
      </w:r>
      <w:r w:rsidR="003B7158">
        <w:t xml:space="preserve"> branches</w:t>
      </w:r>
      <w:r w:rsidR="00695E8F">
        <w:t xml:space="preserve">, and previous analyses have demonstrated community compositional effects of tree genotype </w:t>
      </w:r>
      <w:r w:rsidR="003B7158">
        <w:t>(</w:t>
      </w:r>
      <w:commentRangeStart w:id="6"/>
      <w:commentRangeStart w:id="7"/>
      <w:r w:rsidR="003B7158">
        <w:t xml:space="preserve">Keith </w:t>
      </w:r>
      <w:commentRangeEnd w:id="6"/>
      <w:r w:rsidR="00A465C2">
        <w:rPr>
          <w:rStyle w:val="CommentReference"/>
        </w:rPr>
        <w:commentReference w:id="6"/>
      </w:r>
      <w:commentRangeEnd w:id="7"/>
      <w:r w:rsidR="007E5FF1">
        <w:rPr>
          <w:rStyle w:val="CommentReference"/>
        </w:rPr>
        <w:commentReference w:id="7"/>
      </w:r>
      <w:r w:rsidR="003B7158">
        <w:t>et al. 2014</w:t>
      </w:r>
      <w:r w:rsidR="002366B2">
        <w:t>)</w:t>
      </w:r>
      <w:r w:rsidR="00E93C49">
        <w:t>.</w:t>
      </w:r>
      <w:r w:rsidR="00AF2BC6">
        <w:t xml:space="preserve"> As plant-herbivore networks are typically highly asymmetric (Thébault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the genotypes and species in the network </w:t>
      </w:r>
      <w:r w:rsidR="00EC26F6">
        <w:t xml:space="preserve">collectively </w:t>
      </w:r>
      <w:r w:rsidR="00AF2BC6">
        <w:t>as “nodes” and their connections as “edges”</w:t>
      </w:r>
      <w:r w:rsidR="00ED41F9">
        <w:t xml:space="preserve"> (Wasserman and Faust 1994</w:t>
      </w:r>
      <w:r w:rsidR="00D37570">
        <w:t>).</w:t>
      </w:r>
      <w:r w:rsidR="00257A01">
        <w:t xml:space="preserve"> </w:t>
      </w:r>
    </w:p>
    <w:p w14:paraId="0D01CFD1" w14:textId="2ECF0C30"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r w:rsidR="00F17C66">
        <w:t>modularity, nestedness and centrality</w:t>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using the nestedness temperature metric developed by Atmar and Patterson (1993, see also </w:t>
      </w:r>
      <w:r w:rsidRPr="00562215">
        <w:t>Rodrí</w:t>
      </w:r>
      <w:r>
        <w:t>gu</w:t>
      </w:r>
      <w:r w:rsidR="00C27F50">
        <w:t xml:space="preserve">ez-Gironés and Santamaria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(199?), C-score, which is the number of “checkerboard units” averaged across all pairs of species. A checkerboard unit is measured as (</w:t>
      </w:r>
      <w:r w:rsidR="002D7CE7" w:rsidRPr="008B6EFF">
        <w:rPr>
          <w:i/>
        </w:rPr>
        <w:t>r</w:t>
      </w:r>
      <w:r w:rsidR="002D7CE7">
        <w:rPr>
          <w:vertAlign w:val="subscript"/>
        </w:rPr>
        <w:t>i</w:t>
      </w:r>
      <w:r w:rsidR="002D7CE7">
        <w:t>-</w:t>
      </w:r>
      <w:r w:rsidR="002D7CE7" w:rsidRPr="008B6EFF">
        <w:rPr>
          <w:i/>
        </w:rPr>
        <w:t>S</w:t>
      </w:r>
      <w:r w:rsidR="002D7CE7">
        <w:rPr>
          <w:vertAlign w:val="subscript"/>
        </w:rPr>
        <w:t>ij</w:t>
      </w:r>
      <w:r w:rsidR="002D7CE7">
        <w:t>)(</w:t>
      </w:r>
      <w:r w:rsidR="002D7CE7" w:rsidRPr="008B6EFF">
        <w:rPr>
          <w:i/>
        </w:rPr>
        <w:t>r</w:t>
      </w:r>
      <w:r w:rsidR="002D7CE7">
        <w:rPr>
          <w:vertAlign w:val="subscript"/>
        </w:rPr>
        <w:t>j</w:t>
      </w:r>
      <w:r w:rsidR="002D7CE7">
        <w:t>-</w:t>
      </w:r>
      <w:r w:rsidR="002D7CE7" w:rsidRPr="008B6EFF">
        <w:rPr>
          <w:i/>
        </w:rPr>
        <w:t>S</w:t>
      </w:r>
      <w:r w:rsidR="002D7CE7">
        <w:rPr>
          <w:vertAlign w:val="subscript"/>
        </w:rPr>
        <w:t>ij</w:t>
      </w:r>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(Gotelli 2001).</w:t>
      </w:r>
    </w:p>
    <w:p w14:paraId="333CF335" w14:textId="7C2DB561" w:rsidR="008912F2" w:rsidRDefault="008912F2" w:rsidP="007F0678">
      <w:pPr>
        <w:spacing w:line="480" w:lineRule="auto"/>
        <w:ind w:firstLine="720"/>
        <w:rPr>
          <w:i/>
        </w:rPr>
      </w:pPr>
      <w:r>
        <w:t xml:space="preserve">We tested for the significance of </w:t>
      </w:r>
      <w:r w:rsidR="00366B01">
        <w:t xml:space="preserve">all network </w:t>
      </w:r>
      <w:r>
        <w:t>statistic</w:t>
      </w:r>
      <w:r w:rsidR="00366B01">
        <w:t>s</w:t>
      </w:r>
      <w:r>
        <w:t xml:space="preserve"> </w:t>
      </w:r>
      <w:r w:rsidR="00E74241">
        <w:t xml:space="preserve">and the C-score </w:t>
      </w:r>
      <w:r>
        <w:t>using a conservative null-model based ran</w:t>
      </w:r>
      <w:r w:rsidR="00DE304C">
        <w:t xml:space="preserve">domization </w:t>
      </w:r>
      <w:r w:rsidR="002F71B7">
        <w:t>method</w:t>
      </w:r>
      <w:r w:rsidR="009849C9">
        <w:t>.</w:t>
      </w:r>
      <w:r w:rsidR="00DE304C">
        <w:t xml:space="preserve"> </w:t>
      </w:r>
      <w:r w:rsidR="009849C9">
        <w:t>We chose this null model because previous work has demonstrated the importance of controlling for the total abundances of species in plant-mutualistic bipartite networks (B</w:t>
      </w:r>
      <w:r w:rsidR="008F5502">
        <w:t xml:space="preserve">lüthgen 2010). More specific </w:t>
      </w:r>
      <w:r w:rsidR="00A81364">
        <w:t>to our dataset</w:t>
      </w:r>
      <w:r w:rsidR="00D16055">
        <w:t xml:space="preserve">, this null model </w:t>
      </w:r>
      <w:r w:rsidR="005A1BA0">
        <w:t xml:space="preserve">constrains </w:t>
      </w:r>
      <w:r w:rsidR="000F7796">
        <w:t xml:space="preserve">the matrices </w:t>
      </w:r>
      <w:r w:rsidR="00D16055">
        <w:t xml:space="preserve">to maintain the </w:t>
      </w:r>
      <w:r>
        <w:t xml:space="preserve">genotype and </w:t>
      </w:r>
      <w:r w:rsidR="00D16055">
        <w:t xml:space="preserve">restrict the </w:t>
      </w:r>
      <w:r>
        <w:t>species marginal totals (Wright et al. 1998</w:t>
      </w:r>
      <w:r w:rsidR="0040379C">
        <w:t>)</w:t>
      </w:r>
      <w:r w:rsidR="00AA6BF5">
        <w:t>. After an initial series of 10</w:t>
      </w:r>
      <w:r>
        <w:t>0 “burn-in” permutations of the original matrix</w:t>
      </w:r>
      <w:r w:rsidR="007F0678">
        <w:t xml:space="preserve">, a set of 5000 randomizations was generated and </w:t>
      </w:r>
      <w:r>
        <w:t xml:space="preserve">used to test the significance of the </w:t>
      </w:r>
      <w:r w:rsidR="00C34FF8">
        <w:t xml:space="preserve">all </w:t>
      </w:r>
      <w:r w:rsidR="00475186">
        <w:t>metric</w:t>
      </w:r>
      <w:r w:rsidR="00C34FF8">
        <w:t>s</w:t>
      </w:r>
      <w:r w:rsidR="007B0D4A">
        <w:t xml:space="preserve">. </w:t>
      </w:r>
      <w:r w:rsidR="00795EDC">
        <w:t xml:space="preserve">For each metric we calculated a non-directional p-value as the proportion of null model metrics that were equal to or more extreme than the original (i.e., “observed”) metric. We also calculated a standardized score as </w:t>
      </w:r>
      <w:r w:rsidR="00DD6B32" w:rsidRPr="00DD6B32">
        <w:rPr>
          <w:i/>
        </w:rPr>
        <w:t>z</w:t>
      </w:r>
      <w:r w:rsidR="00DD6B32">
        <w:t xml:space="preserve"> = (x - </w:t>
      </w:r>
      <w:r w:rsidR="00DD6B32" w:rsidRPr="00DD6B32">
        <w:rPr>
          <w:rFonts w:ascii="Times New Roman" w:hAnsi="Times New Roman" w:cs="Times New Roman"/>
          <w:color w:val="000000"/>
        </w:rPr>
        <w:t>μ</w:t>
      </w:r>
      <w:r w:rsidR="00DD6B32" w:rsidRPr="00DD6B32">
        <w:rPr>
          <w:rFonts w:ascii="Times New Roman" w:hAnsi="Times New Roman" w:cs="Times New Roman"/>
        </w:rPr>
        <w:t>)/</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where x is the observed metric and </w:t>
      </w:r>
      <w:r w:rsidR="00DD6B32" w:rsidRPr="00DD6B32">
        <w:rPr>
          <w:rFonts w:ascii="Times New Roman" w:hAnsi="Times New Roman" w:cs="Times New Roman"/>
          <w:color w:val="000000"/>
        </w:rPr>
        <w:t>μ</w:t>
      </w:r>
      <w:r w:rsidR="00DD6B32">
        <w:rPr>
          <w:rFonts w:ascii="Times New Roman" w:hAnsi="Times New Roman" w:cs="Times New Roman"/>
        </w:rPr>
        <w:t xml:space="preserve"> and </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are the mean and standard deviation for the null simulation metrics, respectively. Note that in the co-occurrence literature the standardized </w:t>
      </w:r>
      <w:r w:rsidR="006B0D63">
        <w:rPr>
          <w:rFonts w:ascii="Times New Roman" w:hAnsi="Times New Roman" w:cs="Times New Roman"/>
          <w:color w:val="000000"/>
        </w:rPr>
        <w:t xml:space="preserve">C-score </w:t>
      </w:r>
      <w:r w:rsidR="00DD6B32">
        <w:rPr>
          <w:rFonts w:ascii="Times New Roman" w:hAnsi="Times New Roman" w:cs="Times New Roman"/>
          <w:color w:val="000000"/>
        </w:rPr>
        <w:t>is typically referred to as a standardized effect size (SES) value</w:t>
      </w:r>
      <w:r w:rsidR="009F007B">
        <w:rPr>
          <w:rFonts w:ascii="Times New Roman" w:hAnsi="Times New Roman" w:cs="Times New Roman"/>
          <w:color w:val="000000"/>
        </w:rPr>
        <w:t>.</w:t>
      </w:r>
    </w:p>
    <w:p w14:paraId="6DC3D4F9" w14:textId="27A86A88" w:rsidR="004B1B1F" w:rsidRPr="001C4BF5" w:rsidRDefault="004B1B1F" w:rsidP="004B1B1F">
      <w:pPr>
        <w:spacing w:line="480" w:lineRule="auto"/>
        <w:rPr>
          <w:i/>
        </w:rPr>
      </w:pPr>
      <w:r>
        <w:rPr>
          <w:i/>
        </w:rPr>
        <w:t>S</w:t>
      </w:r>
      <w:r w:rsidR="00B52736">
        <w:rPr>
          <w:i/>
        </w:rPr>
        <w:t xml:space="preserve">imulating genotypic </w:t>
      </w:r>
      <w:r>
        <w:rPr>
          <w:i/>
        </w:rPr>
        <w:t xml:space="preserve">effects </w:t>
      </w:r>
      <w:r w:rsidR="00B52736">
        <w:rPr>
          <w:i/>
        </w:rPr>
        <w:t>on network structure and co-occurrence patterns</w:t>
      </w:r>
    </w:p>
    <w:p w14:paraId="0CCE4215" w14:textId="082CA782" w:rsidR="004B1B1F" w:rsidRDefault="006658B8" w:rsidP="004B1B1F">
      <w:pPr>
        <w:pStyle w:val="ListParagraph"/>
        <w:spacing w:line="480" w:lineRule="auto"/>
        <w:ind w:left="0" w:firstLine="720"/>
      </w:pPr>
      <w:r>
        <w:t>As the structure of the empirical network could arise from factors other than phenotypic variation among foundation species genotypes, w</w:t>
      </w:r>
      <w:r w:rsidR="008145CB">
        <w:t xml:space="preserve">e </w:t>
      </w:r>
      <w:r w:rsidR="00C8453C">
        <w:t xml:space="preserve">conducted a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et al.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8" w:author="Todd Wojtowicz" w:date="2014-02-14T15:35:00Z">
        <w:r w:rsidR="004B1B1F">
          <w:t>.</w:t>
        </w:r>
      </w:ins>
      <w:ins w:id="9" w:author="Todd Wojtowicz" w:date="2014-02-14T09:21:00Z">
        <w:r w:rsidR="004B1B1F">
          <w:t>,</w:t>
        </w:r>
      </w:ins>
      <w:r w:rsidR="004B1B1F">
        <w:t xml:space="preserve"> genotypes). Each genotype is comprised of multiple </w:t>
      </w:r>
      <w:ins w:id="10" w:author="Thomas Whitham" w:date="2014-02-11T16:47:00Z">
        <w:r w:rsidR="004B1B1F">
          <w:t xml:space="preserve">replicate </w:t>
        </w:r>
      </w:ins>
      <w:r w:rsidR="004B1B1F">
        <w:t>individuals (i.e</w:t>
      </w:r>
      <w:ins w:id="11" w:author="Todd Wojtowicz" w:date="2014-02-14T15:35:00Z">
        <w:r w:rsidR="004B1B1F">
          <w:t>.</w:t>
        </w:r>
      </w:ins>
      <w:ins w:id="12" w:author="Todd Wojtowicz" w:date="2014-02-14T09:22:00Z">
        <w:r w:rsidR="004B1B1F">
          <w:t>,</w:t>
        </w:r>
      </w:ins>
      <w:r w:rsidR="0021056E">
        <w:t xml:space="preserve"> </w:t>
      </w:r>
      <w:r w:rsidR="004B1B1F">
        <w:t xml:space="preserve">clones), which are </w:t>
      </w:r>
      <w:ins w:id="13"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14"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15" w:author="Helen" w:date="2014-02-14T10:40:00Z">
        <w:r w:rsidR="004B1B1F">
          <w:t>wa</w:t>
        </w:r>
      </w:ins>
      <w:ins w:id="16"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  It is important to note here that interactions among species</w:t>
      </w:r>
      <w:ins w:id="17" w:author="Dana Ikeda" w:date="2014-02-13T18:54:00Z">
        <w:r w:rsidR="004B1B1F">
          <w:t>,</w:t>
        </w:r>
      </w:ins>
      <w:r w:rsidR="004B1B1F">
        <w:t xml:space="preserve"> beyond the foundation species’ interaction with the community</w:t>
      </w:r>
      <w:ins w:id="18" w:author="Dana Ikeda" w:date="2014-02-13T18:54:00Z">
        <w:r w:rsidR="004B1B1F">
          <w:t>,</w:t>
        </w:r>
      </w:ins>
      <w:r w:rsidR="004B1B1F">
        <w:t xml:space="preserve"> is not explicitly accounted for in this process but introduced as a contribution to non-genetic, environmental variation. </w:t>
      </w:r>
      <w:r w:rsidR="0017305F">
        <w:t>Last</w:t>
      </w:r>
      <w:r w:rsidR="004B1B1F">
        <w:t xml:space="preserve">, </w:t>
      </w:r>
      <w:r w:rsidR="00EA4DDE">
        <w:t xml:space="preserve">mass-action methods were used to determine the equilibrium population value for each associated species given </w:t>
      </w:r>
      <w:r w:rsidR="004B1B1F">
        <w:t xml:space="preserve">the phenotypic values for each </w:t>
      </w:r>
      <w:r w:rsidR="00EA4DDE">
        <w:t xml:space="preserve">foundation species </w:t>
      </w:r>
      <w:r w:rsidR="004B1B1F">
        <w:t xml:space="preserve">individual </w:t>
      </w:r>
      <w:r w:rsidR="00EA4DDE">
        <w:t xml:space="preserve">and the </w:t>
      </w:r>
      <w:ins w:id="19" w:author="Matthew K. Lau" w:date="2014-02-12T13:04:00Z">
        <w:r w:rsidR="004B1B1F">
          <w:t xml:space="preserve">carrying capacity </w:t>
        </w:r>
      </w:ins>
      <w:r w:rsidR="00EA4DDE">
        <w:t xml:space="preserve">of each associated community member </w:t>
      </w:r>
      <w:r w:rsidR="004B1B1F">
        <w:t>(Ronce and Kirkpatrick 2001</w:t>
      </w:r>
      <w:r w:rsidR="00583A4C">
        <w:t>; Supplementary Materials</w:t>
      </w:r>
      <w:r w:rsidR="004B1B1F">
        <w:t xml:space="preserve">). </w:t>
      </w:r>
    </w:p>
    <w:p w14:paraId="4D9ED820" w14:textId="3422E1F2" w:rsidR="00EE03B6" w:rsidRDefault="00713FEE" w:rsidP="007D4E92">
      <w:pPr>
        <w:spacing w:line="480" w:lineRule="auto"/>
        <w:ind w:firstLine="720"/>
      </w:pPr>
      <w:r>
        <w:t xml:space="preserve">We used this method to conduct simulations of communities with different levels of foundation species genotypic effect on the community. </w:t>
      </w:r>
      <w:r w:rsidR="004B1B1F">
        <w:t xml:space="preserve">To do this, </w:t>
      </w:r>
      <w:r w:rsidR="003579BB">
        <w:t xml:space="preserve">we adjusted </w:t>
      </w:r>
      <w:r w:rsidR="004B1B1F">
        <w:t xml:space="preserve">the co-efficient determining the </w:t>
      </w:r>
      <w:r w:rsidR="00805BDC">
        <w:t xml:space="preserve">foundation species </w:t>
      </w:r>
      <w:r w:rsidR="00EF49B2">
        <w:t>genotypic</w:t>
      </w:r>
      <w:r w:rsidR="004B1B1F">
        <w:t xml:space="preserve"> </w:t>
      </w:r>
      <w:r w:rsidR="00EF49B2">
        <w:t>effect</w:t>
      </w:r>
      <w:r w:rsidR="00805BDC">
        <w:t xml:space="preserve"> </w:t>
      </w:r>
      <w:r w:rsidR="00635350">
        <w:t xml:space="preserve">for </w:t>
      </w:r>
      <w:r w:rsidR="004B1B1F">
        <w:t xml:space="preserve">each </w:t>
      </w:r>
      <w:r w:rsidR="00635350">
        <w:t xml:space="preserve">associated </w:t>
      </w:r>
      <w:r w:rsidR="004B1B1F">
        <w:t>species</w:t>
      </w:r>
      <w:r w:rsidR="006222B4">
        <w:t>, which modifies the fidelity of the mapping of genotype to phenotype</w:t>
      </w:r>
      <w:r w:rsidR="0023017D">
        <w:t xml:space="preserve"> to a species</w:t>
      </w:r>
      <w:r w:rsidR="004B1B1F">
        <w:t xml:space="preserve"> by </w:t>
      </w:r>
      <w:r w:rsidR="007E61DB">
        <w:t xml:space="preserve">varying </w:t>
      </w:r>
      <w:r w:rsidR="004B1B1F">
        <w:t>the power of the co-efficient per the me</w:t>
      </w:r>
      <w:r w:rsidR="00EE03B6">
        <w:t>thod of Shuster et al. (2006</w:t>
      </w:r>
      <w:r w:rsidR="00B82507">
        <w:t>; Supplementary Materials</w:t>
      </w:r>
      <w:r w:rsidR="00EE03B6">
        <w:t xml:space="preserve">). </w:t>
      </w:r>
      <w:r w:rsidR="00132A88">
        <w:t>In addition, to explore the impact of variation in associated species abundances</w:t>
      </w:r>
      <w:r w:rsidR="004B1B1F">
        <w:t>,</w:t>
      </w:r>
      <w:r w:rsidR="00132A88">
        <w:t xml:space="preserve"> we produced two sets of simulations, one (n = 80) with</w:t>
      </w:r>
      <w:r w:rsidR="004B1B1F">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73858">
        <w:t xml:space="preserve"> (</w:t>
      </w:r>
      <w:r w:rsidR="00B73858" w:rsidRPr="00B73858">
        <w:rPr>
          <w:rFonts w:ascii="Times New Roman" w:hAnsi="Times New Roman" w:cs="Times New Roman"/>
          <w:color w:val="000000"/>
        </w:rPr>
        <w:t>λ</w:t>
      </w:r>
      <w:r w:rsidR="00B73858">
        <w:t xml:space="preserve"> = 5)</w:t>
      </w:r>
      <w:r w:rsidR="00B65EBF">
        <w:t xml:space="preserve">, ranging from </w:t>
      </w:r>
      <w:ins w:id="20" w:author="Matthew K. Lau" w:date="2014-02-12T13:04:00Z">
        <w:r w:rsidR="00B65EBF">
          <w:t>K = 100 to K = 5</w:t>
        </w:r>
      </w:ins>
      <w:r w:rsidR="001E3F65">
        <w:t>.</w:t>
      </w:r>
      <w:r w:rsidR="00F334D6">
        <w:t xml:space="preserve"> </w:t>
      </w:r>
      <w:r w:rsidR="001E3F65">
        <w:t xml:space="preserve">This distribution was chosen for its similarity to the </w:t>
      </w:r>
      <w:r w:rsidR="007413EE">
        <w:t>highly skewed,</w:t>
      </w:r>
      <w:r w:rsidR="00F334D6">
        <w:t xml:space="preserve"> </w:t>
      </w:r>
      <w:ins w:id="21" w:author="Matthew K. Lau" w:date="2014-02-12T13:04:00Z">
        <w:r w:rsidR="00F334D6">
          <w:t>“</w:t>
        </w:r>
      </w:ins>
      <w:r w:rsidR="00F334D6">
        <w:t>un-even</w:t>
      </w:r>
      <w:ins w:id="22" w:author="Matthew K. Lau" w:date="2014-02-12T13:04:00Z">
        <w:r w:rsidR="00F334D6">
          <w:t>”</w:t>
        </w:r>
      </w:ins>
      <w:r w:rsidR="00F334D6">
        <w:t xml:space="preserve"> distribution of species total abundances </w:t>
      </w:r>
      <w:r w:rsidR="00803E12">
        <w:t xml:space="preserve">commonly </w:t>
      </w:r>
      <w:r w:rsidR="00F334D6">
        <w:t xml:space="preserve">observed in </w:t>
      </w:r>
      <w:r w:rsidR="00F15CEC">
        <w:t xml:space="preserve">ecological </w:t>
      </w:r>
      <w:commentRangeStart w:id="23"/>
      <w:r w:rsidR="00F334D6">
        <w:t>communities</w:t>
      </w:r>
      <w:commentRangeEnd w:id="23"/>
      <w:r w:rsidR="00F334D6">
        <w:rPr>
          <w:rStyle w:val="CommentReference"/>
        </w:rPr>
        <w:commentReference w:id="23"/>
      </w:r>
      <w:r w:rsidR="008E5F35">
        <w:t>.</w:t>
      </w:r>
      <w:r w:rsidR="004A286B">
        <w:t xml:space="preserve"> </w:t>
      </w:r>
      <w:r w:rsidR="008E5F35">
        <w:t xml:space="preserve">As intended </w:t>
      </w:r>
      <w:r w:rsidR="0009584F">
        <w:t>the diversities</w:t>
      </w:r>
      <w:r w:rsidR="004A286B">
        <w:t xml:space="preserve"> of the even communities</w:t>
      </w:r>
      <w:r w:rsidR="00C27123">
        <w:t xml:space="preserve"> (Shannon’s H = </w:t>
      </w:r>
      <w:r w:rsidR="0061194B">
        <w:t>3</w:t>
      </w:r>
      <w:r w:rsidR="0031440D">
        <w:t>.</w:t>
      </w:r>
      <w:r w:rsidR="0061194B">
        <w:t>25</w:t>
      </w:r>
      <w:r w:rsidR="00C27123" w:rsidRPr="00787178">
        <w:rPr>
          <w:rFonts w:ascii="ＭＳ ゴシック" w:eastAsia="ＭＳ ゴシック"/>
          <w:color w:val="000000"/>
        </w:rPr>
        <w:t>±</w:t>
      </w:r>
      <w:r w:rsidR="005E0915">
        <w:t>0.05</w:t>
      </w:r>
      <w:r w:rsidR="00C27123">
        <w:t xml:space="preserve"> SD)</w:t>
      </w:r>
      <w:r w:rsidR="004A286B">
        <w:t xml:space="preserve"> </w:t>
      </w:r>
      <w:r w:rsidR="00081DD7">
        <w:t>were</w:t>
      </w:r>
      <w:r w:rsidR="004A286B">
        <w:t xml:space="preserve"> greater than the un-even communities</w:t>
      </w:r>
      <w:r w:rsidR="00AA008D">
        <w:t xml:space="preserve"> (Shannon’s H = </w:t>
      </w:r>
      <w:r w:rsidR="002368EA">
        <w:t>2</w:t>
      </w:r>
      <w:r w:rsidR="00A17FD5">
        <w:t>.25</w:t>
      </w:r>
      <w:r w:rsidR="00000D34" w:rsidRPr="00787178">
        <w:rPr>
          <w:rFonts w:ascii="ＭＳ ゴシック" w:eastAsia="ＭＳ ゴシック"/>
          <w:color w:val="000000"/>
        </w:rPr>
        <w:t>±</w:t>
      </w:r>
      <w:r w:rsidR="00AA008D">
        <w:t>0.</w:t>
      </w:r>
      <w:r w:rsidR="005E0915">
        <w:t>15</w:t>
      </w:r>
      <w:r w:rsidR="00492DDE">
        <w:t xml:space="preserve"> </w:t>
      </w:r>
      <w:r w:rsidR="00AA008D">
        <w:t>SD)</w:t>
      </w:r>
      <w:r w:rsidR="004A286B">
        <w:t xml:space="preserve">, which were very similar to the diversity of the empirical canopy arthropod community (Shannon’s H = </w:t>
      </w:r>
      <w:r w:rsidR="00106E3E">
        <w:t>2</w:t>
      </w:r>
      <w:r w:rsidR="001B0C92">
        <w:t>.1</w:t>
      </w:r>
      <w:r w:rsidR="007657A8">
        <w:t>5</w:t>
      </w:r>
      <w:r w:rsidR="004A286B">
        <w:t xml:space="preserve">). </w:t>
      </w:r>
      <w:r w:rsidR="00C36642">
        <w:t>The s</w:t>
      </w:r>
      <w:r w:rsidR="00E520DC">
        <w:t>imulated</w:t>
      </w:r>
      <w:ins w:id="24" w:author="Matthew K. Lau" w:date="2014-02-12T13:04:00Z">
        <w:r w:rsidR="00E520DC">
          <w:t xml:space="preserve"> communities </w:t>
        </w:r>
      </w:ins>
      <w:r w:rsidR="00E520DC">
        <w:t xml:space="preserve">were </w:t>
      </w:r>
      <w:ins w:id="25" w:author="Matthew K. Lau" w:date="2014-02-12T13:04:00Z">
        <w:r w:rsidR="00E520DC">
          <w:t xml:space="preserve">generated using the same initial phenotypes for both the “foundation species” individuals (n = 100; 10 individuals for each of 10 genotypes) and the “associated species”  (25 total). </w:t>
        </w:r>
      </w:ins>
      <w:r w:rsidR="00E520DC">
        <w:t xml:space="preserve">Similar to the results of Shuster et al. (2006) simulated communities differed in their individual phenotypic trait values </w:t>
      </w:r>
      <w:ins w:id="26" w:author="Matthew K. Lau" w:date="2014-02-12T13:04:00Z">
        <w:r w:rsidR="00E520DC">
          <w:t>(Fig.</w:t>
        </w:r>
      </w:ins>
      <w:r w:rsidR="0092735D">
        <w:t xml:space="preserve"> </w:t>
      </w:r>
      <w:r w:rsidR="00B009F9">
        <w:t>1A</w:t>
      </w:r>
      <w:ins w:id="27" w:author="Matthew K. Lau" w:date="2014-02-12T13:04:00Z">
        <w:r w:rsidR="00E520DC">
          <w:t>)</w:t>
        </w:r>
      </w:ins>
      <w:r w:rsidR="00E520DC">
        <w:t xml:space="preserve"> and </w:t>
      </w:r>
      <w:ins w:id="28" w:author="Matthew K. Lau" w:date="2014-02-12T13:04:00Z">
        <w:r w:rsidR="00E520DC">
          <w:t>produced significant variation in community composition in the simulated communities (Fig.</w:t>
        </w:r>
      </w:ins>
      <w:r w:rsidR="008B5660">
        <w:t xml:space="preserve"> 1B</w:t>
      </w:r>
      <w:ins w:id="29" w:author="Matthew K. Lau" w:date="2014-02-12T13:04:00Z">
        <w:r w:rsidR="00E520DC">
          <w:t>)</w:t>
        </w:r>
      </w:ins>
      <w:r w:rsidR="00E520DC">
        <w:t xml:space="preserve">, which </w:t>
      </w:r>
      <w:r w:rsidR="00747032">
        <w:t xml:space="preserve">ranged in </w:t>
      </w:r>
      <w:r w:rsidR="00160353">
        <w:t xml:space="preserve">broadsense community heritability from 0 to an upper </w:t>
      </w:r>
      <w:r w:rsidR="00654E7B">
        <w:t xml:space="preserve">threshold of 0.60 </w:t>
      </w:r>
      <w:r w:rsidR="0092735D">
        <w:t>(Fig. 1</w:t>
      </w:r>
      <w:r w:rsidR="008B5660">
        <w:t>C</w:t>
      </w:r>
      <w:r w:rsidR="00F863EF">
        <w:t xml:space="preserve">) </w:t>
      </w:r>
      <w:r w:rsidR="00654E7B">
        <w:t xml:space="preserve">calculated using the </w:t>
      </w:r>
      <w:r w:rsidR="008932AD">
        <w:t>multivariate community heritability</w:t>
      </w:r>
      <w:r w:rsidR="001E5C28">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t xml:space="preserve">; </w:t>
      </w:r>
      <w:r w:rsidR="0069657A">
        <w:t xml:space="preserve">Lamit et al. </w:t>
      </w:r>
      <w:r w:rsidR="00654E7B">
        <w:t>2014)</w:t>
      </w:r>
      <w:ins w:id="30" w:author="Matthew K. Lau" w:date="2014-02-12T13:04:00Z">
        <w:r w:rsidR="00E520DC">
          <w:t xml:space="preserve">. </w:t>
        </w:r>
      </w:ins>
      <w:r w:rsidR="00B06F6D">
        <w:t xml:space="preserve">To test and compare </w:t>
      </w:r>
      <w:r w:rsidR="008D4046">
        <w:t>the effect of genotype on the four metrics, w</w:t>
      </w:r>
      <w:r w:rsidR="0046588F">
        <w:t xml:space="preserve">e used correlation </w:t>
      </w:r>
      <w:r w:rsidR="00181122">
        <w:t xml:space="preserve">analysis </w:t>
      </w:r>
      <w:r w:rsidR="004D6552">
        <w:t xml:space="preserve">employing </w:t>
      </w:r>
      <w:r w:rsidR="0046588F">
        <w:t xml:space="preserve">Kendall’s </w:t>
      </w:r>
      <w:r w:rsidR="0046588F" w:rsidRPr="0046588F">
        <w:rPr>
          <w:rFonts w:ascii="Times New Roman" w:hAnsi="Times New Roman" w:cs="Times New Roman"/>
          <w:color w:val="000000"/>
        </w:rPr>
        <w:t>τ</w:t>
      </w:r>
      <w:r w:rsidR="004D6552">
        <w:rPr>
          <w:rFonts w:ascii="Times New Roman" w:hAnsi="Times New Roman" w:cs="Times New Roman"/>
          <w:color w:val="000000"/>
        </w:rPr>
        <w:t xml:space="preserve"> as our correlation coefficient</w:t>
      </w:r>
      <w:r w:rsidR="00087BAD">
        <w:rPr>
          <w:rFonts w:ascii="Times New Roman" w:hAnsi="Times New Roman" w:cs="Times New Roman"/>
          <w:color w:val="000000"/>
        </w:rPr>
        <w:t xml:space="preserve"> in order </w:t>
      </w:r>
      <w:r w:rsidR="0046588F">
        <w:rPr>
          <w:rFonts w:ascii="Times New Roman" w:hAnsi="Times New Roman" w:cs="Times New Roman"/>
          <w:color w:val="000000"/>
        </w:rPr>
        <w:t>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2469933B" w14:textId="12B8BA38" w:rsidR="00346B82" w:rsidRDefault="00637587" w:rsidP="00294CFA">
      <w:pPr>
        <w:spacing w:line="480" w:lineRule="auto"/>
      </w:pPr>
      <w:r>
        <w:t xml:space="preserve">All simulations and analyses were conducted in R version 3.0.2 (R Development Core Team 2014). Simulations were conducted using the </w:t>
      </w:r>
      <w:r w:rsidRPr="004240B5">
        <w:rPr>
          <w:i/>
        </w:rPr>
        <w:t>ComGenR</w:t>
      </w:r>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(Okasanen et al. 2013), and networks were plotted using </w:t>
      </w:r>
      <w:r>
        <w:rPr>
          <w:i/>
        </w:rPr>
        <w:t>bipartite</w:t>
      </w:r>
      <w:r>
        <w:t xml:space="preserve"> (Dormann et al. 2008). </w:t>
      </w:r>
    </w:p>
    <w:p w14:paraId="1ECF9818" w14:textId="31967415" w:rsidR="00651BB2" w:rsidRPr="005809CB" w:rsidRDefault="00651BB2" w:rsidP="006A057E">
      <w:pPr>
        <w:rPr>
          <w:b/>
        </w:rPr>
      </w:pPr>
      <w:r w:rsidRPr="005809CB">
        <w:rPr>
          <w:b/>
        </w:rPr>
        <w:t>Results</w:t>
      </w:r>
    </w:p>
    <w:p w14:paraId="5171F1AE" w14:textId="77777777" w:rsidR="000F3BBC" w:rsidRDefault="000F3BBC" w:rsidP="006A057E"/>
    <w:p w14:paraId="7069F963" w14:textId="56BBAA1C" w:rsidR="00066E58" w:rsidRPr="00BA474A" w:rsidRDefault="00021DC1" w:rsidP="00664E82">
      <w:pPr>
        <w:spacing w:line="480" w:lineRule="auto"/>
        <w:ind w:firstLine="720"/>
      </w:pPr>
      <w:r>
        <w:t xml:space="preserve">We observed </w:t>
      </w:r>
      <w:r w:rsidR="00066E58">
        <w:t xml:space="preserve">significant </w:t>
      </w:r>
      <w:r w:rsidR="00390CA0">
        <w:t xml:space="preserve">network </w:t>
      </w:r>
      <w:r w:rsidR="00CD23FD">
        <w:t>structure and co-occurrence patterns</w:t>
      </w:r>
      <w:r w:rsidR="00735D18">
        <w:t xml:space="preserve"> among associated species</w:t>
      </w:r>
      <w:r w:rsidR="00784748">
        <w:t xml:space="preserve"> in the empirical </w:t>
      </w:r>
      <w:r w:rsidR="00E422DB">
        <w:t xml:space="preserve">genotype-species </w:t>
      </w:r>
      <w:r w:rsidR="00784748">
        <w:t>network</w:t>
      </w:r>
      <w:r w:rsidR="00CD23FD">
        <w:t>.</w:t>
      </w:r>
      <w:r w:rsidR="00066E58">
        <w:t xml:space="preserve"> </w:t>
      </w:r>
      <w:r w:rsidR="003E0CAE">
        <w:t xml:space="preserve">The </w:t>
      </w:r>
      <w:r w:rsidR="00900222">
        <w:t xml:space="preserve">network </w:t>
      </w:r>
      <w:r w:rsidR="007B2098">
        <w:t xml:space="preserve">cottonwood foundation species genotype and canopy arthropods </w:t>
      </w:r>
      <w:r w:rsidR="00551A11">
        <w:t>(F</w:t>
      </w:r>
      <w:r w:rsidR="00C45783">
        <w:t>ig. 2</w:t>
      </w:r>
      <w:r w:rsidR="00551A11">
        <w:t xml:space="preserve">) </w:t>
      </w:r>
      <w:r w:rsidR="00947B6E">
        <w:t xml:space="preserve">had levels of </w:t>
      </w:r>
      <w:r w:rsidR="00CD23FD">
        <w:t xml:space="preserve">modularity </w:t>
      </w:r>
      <w:r w:rsidR="009E6D6E">
        <w:t>(</w:t>
      </w:r>
      <w:r w:rsidR="00DD5261">
        <w:t>observed</w:t>
      </w:r>
      <w:r w:rsidR="009E6D6E">
        <w:t xml:space="preserve"> = 0.22, </w:t>
      </w:r>
      <w:r w:rsidR="00DD5261" w:rsidRPr="00DD5261">
        <w:rPr>
          <w:i/>
        </w:rPr>
        <w:t>z</w:t>
      </w:r>
      <w:r w:rsidR="009E6D6E">
        <w:t xml:space="preserve"> = 13.36</w:t>
      </w:r>
      <w:r w:rsidR="00DD5261">
        <w:t xml:space="preserve">, </w:t>
      </w:r>
      <w:r w:rsidR="00DD5261" w:rsidRPr="00DD5261">
        <w:rPr>
          <w:i/>
        </w:rPr>
        <w:t>P</w:t>
      </w:r>
      <w:r w:rsidR="00DD5261">
        <w:rPr>
          <w:i/>
        </w:rPr>
        <w:t xml:space="preserve"> </w:t>
      </w:r>
      <w:r w:rsidR="006C7A7B">
        <w:t>&lt;</w:t>
      </w:r>
      <w:r w:rsidR="00DD5261">
        <w:t xml:space="preserve"> 0.001</w:t>
      </w:r>
      <w:r w:rsidR="009E6D6E">
        <w:t xml:space="preserve">), </w:t>
      </w:r>
      <w:r w:rsidR="00066E58">
        <w:t xml:space="preserve">nestedness </w:t>
      </w:r>
      <w:r w:rsidR="005629B5">
        <w:t xml:space="preserve">(observed = 21.48, </w:t>
      </w:r>
      <w:r w:rsidR="005629B5" w:rsidRPr="005629B5">
        <w:rPr>
          <w:i/>
        </w:rPr>
        <w:t>z</w:t>
      </w:r>
      <w:r w:rsidR="005629B5">
        <w:t xml:space="preserve"> = </w:t>
      </w:r>
      <w:r w:rsidR="00C55E88">
        <w:t xml:space="preserve">8.60, </w:t>
      </w:r>
      <w:r w:rsidR="00C55E88" w:rsidRPr="00C55E88">
        <w:rPr>
          <w:i/>
        </w:rPr>
        <w:t>P</w:t>
      </w:r>
      <w:r w:rsidR="0020671D">
        <w:t xml:space="preserve"> &lt; 0.001</w:t>
      </w:r>
      <w:r w:rsidR="005629B5">
        <w:t>)</w:t>
      </w:r>
      <w:r w:rsidR="006C7A7B">
        <w:t>,</w:t>
      </w:r>
      <w:r w:rsidR="005629B5">
        <w:t xml:space="preserve"> </w:t>
      </w:r>
      <w:r w:rsidR="009E6D6E">
        <w:t xml:space="preserve">centrality </w:t>
      </w:r>
      <w:r w:rsidR="0020671D">
        <w:t>(</w:t>
      </w:r>
      <w:r w:rsidR="00344E97">
        <w:t xml:space="preserve">observed = </w:t>
      </w:r>
      <w:r w:rsidR="009A2AD6">
        <w:t xml:space="preserve">0.27, </w:t>
      </w:r>
      <w:r w:rsidR="009A2AD6" w:rsidRPr="009A2AD6">
        <w:rPr>
          <w:i/>
        </w:rPr>
        <w:t>z</w:t>
      </w:r>
      <w:r w:rsidR="009A2AD6">
        <w:t xml:space="preserve"> = 5.99, </w:t>
      </w:r>
      <w:r w:rsidR="009A2AD6" w:rsidRPr="009A2AD6">
        <w:rPr>
          <w:i/>
        </w:rPr>
        <w:t>P</w:t>
      </w:r>
      <w:r w:rsidR="009A2AD6">
        <w:t xml:space="preserve"> &lt; 0.001</w:t>
      </w:r>
      <w:r w:rsidR="0020671D">
        <w:t xml:space="preserve">) </w:t>
      </w:r>
      <w:r w:rsidR="006C7A7B">
        <w:t xml:space="preserve">and C-score (observed = </w:t>
      </w:r>
      <w:r w:rsidR="0073150B">
        <w:t>2.93</w:t>
      </w:r>
      <w:r w:rsidR="006C7A7B">
        <w:t xml:space="preserve">, </w:t>
      </w:r>
      <w:r w:rsidR="006C7A7B" w:rsidRPr="00E64601">
        <w:rPr>
          <w:i/>
        </w:rPr>
        <w:t>z</w:t>
      </w:r>
      <w:r w:rsidR="006C7A7B">
        <w:t xml:space="preserve"> = </w:t>
      </w:r>
      <w:r w:rsidR="00773610">
        <w:t>-</w:t>
      </w:r>
      <w:r w:rsidR="006C7A7B">
        <w:t xml:space="preserve">12.40, </w:t>
      </w:r>
      <w:r w:rsidR="006C7A7B" w:rsidRPr="00E64601">
        <w:rPr>
          <w:i/>
        </w:rPr>
        <w:t>P</w:t>
      </w:r>
      <w:r w:rsidR="006C7A7B">
        <w:t xml:space="preserve"> = 0.0006) </w:t>
      </w:r>
      <w:r w:rsidR="00D9711D">
        <w:t xml:space="preserve">that </w:t>
      </w:r>
      <w:r w:rsidR="00EF2690">
        <w:t xml:space="preserve">all differed from the </w:t>
      </w:r>
      <w:r w:rsidR="004A3AD5">
        <w:t xml:space="preserve">null </w:t>
      </w:r>
      <w:r w:rsidR="004351EE">
        <w:t xml:space="preserve">model based </w:t>
      </w:r>
      <w:r w:rsidR="004A28DA">
        <w:t>expectation</w:t>
      </w:r>
      <w:r w:rsidR="004351EE">
        <w:t>, which maintained totals for both genotypes and species</w:t>
      </w:r>
      <w:r w:rsidR="004A28DA">
        <w:t>.</w:t>
      </w:r>
    </w:p>
    <w:p w14:paraId="6BDA525C" w14:textId="738790A5" w:rsidR="00651BB2" w:rsidRDefault="00E95DE5" w:rsidP="00900986">
      <w:pPr>
        <w:spacing w:line="480" w:lineRule="auto"/>
      </w:pPr>
      <w:r>
        <w:tab/>
        <w:t>Simulated n</w:t>
      </w:r>
      <w:r w:rsidR="006F30DA">
        <w:t xml:space="preserve">etwork structure and co-occurrence patterns increased with increasing genotypic effect but </w:t>
      </w:r>
      <w:r w:rsidR="00C16DF2">
        <w:t xml:space="preserve">for some metrics </w:t>
      </w:r>
      <w:r w:rsidR="0021091C">
        <w:t xml:space="preserve">the </w:t>
      </w:r>
      <w:r w:rsidR="006F30DA">
        <w:t xml:space="preserve">effect depended on the </w:t>
      </w:r>
      <w:r w:rsidR="00D13324">
        <w:t xml:space="preserve">evenness </w:t>
      </w:r>
      <w:r w:rsidR="006F30DA">
        <w:t>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4a;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4b;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4c;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4d;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r w:rsidR="00782813">
        <w:t>The un</w:t>
      </w:r>
      <w:r w:rsidR="008806C1">
        <w:t>-</w:t>
      </w:r>
      <w:r w:rsidR="00782813">
        <w:t xml:space="preserve">even </w:t>
      </w:r>
      <w:r w:rsidR="0016647E">
        <w:t xml:space="preserve">network metrics </w:t>
      </w:r>
      <w:r w:rsidR="0086727B">
        <w:t>also displayed significant relationships 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69BEC0FB" w14:textId="5D66616B" w:rsidR="005D157D" w:rsidRPr="003C1A3E" w:rsidRDefault="00BC23EB" w:rsidP="006A057E">
      <w:pPr>
        <w:rPr>
          <w:b/>
        </w:rPr>
      </w:pPr>
      <w:commentRangeStart w:id="31"/>
      <w:r w:rsidRPr="003C1A3E">
        <w:rPr>
          <w:b/>
        </w:rPr>
        <w:t>Discussion</w:t>
      </w:r>
      <w:commentRangeEnd w:id="31"/>
      <w:r w:rsidR="00902825" w:rsidRPr="003C1A3E">
        <w:rPr>
          <w:rStyle w:val="CommentReference"/>
          <w:b/>
        </w:rPr>
        <w:commentReference w:id="31"/>
      </w:r>
    </w:p>
    <w:p w14:paraId="0DFB0B40" w14:textId="77777777" w:rsidR="00213076" w:rsidRDefault="00213076" w:rsidP="006A057E"/>
    <w:p w14:paraId="29F79918" w14:textId="7C2C59F6" w:rsidR="00670ACA" w:rsidRDefault="001D4075" w:rsidP="00A815A4">
      <w:pPr>
        <w:spacing w:line="480" w:lineRule="auto"/>
        <w:ind w:firstLine="720"/>
      </w:pPr>
      <w:r>
        <w:t xml:space="preserve">Our results support </w:t>
      </w:r>
      <w:r w:rsidR="00350045">
        <w:t>the hypothesis that genotypic variation in a foundation species can contribute to ecological network structure.</w:t>
      </w:r>
      <w:r w:rsidR="00327B9C">
        <w:t xml:space="preserve"> We observed significant network structure for all metrics, including modularity, nestedness and centrality, as well as significant co-occurrence patterns, even though these metrics were tested against a highly conservative null model that </w:t>
      </w:r>
      <w:r w:rsidR="006C6CFE">
        <w:t xml:space="preserve">restricted </w:t>
      </w:r>
      <w:r w:rsidR="00327B9C">
        <w:t xml:space="preserve">tree genotype and associated species </w:t>
      </w:r>
      <w:r w:rsidR="008B5041">
        <w:t>totals</w:t>
      </w:r>
      <w:r w:rsidR="00327B9C">
        <w:t xml:space="preserve">. </w:t>
      </w:r>
      <w:r w:rsidR="008777A7">
        <w:t xml:space="preserve">In addition, our controlled simulation experiment, which manipulated both genotypic effect and community evenness, displayed significant effects </w:t>
      </w:r>
      <w:r w:rsidR="001F2615">
        <w:t xml:space="preserve">of genotypic variation </w:t>
      </w:r>
      <w:r w:rsidR="000E2C42">
        <w:t xml:space="preserve">on </w:t>
      </w:r>
      <w:r w:rsidR="008777A7">
        <w:t>all metrics</w:t>
      </w:r>
      <w:r w:rsidR="00CB2679">
        <w:t>,</w:t>
      </w:r>
      <w:r w:rsidR="008777A7">
        <w:t xml:space="preserve"> </w:t>
      </w:r>
      <w:r w:rsidR="00E31987">
        <w:t xml:space="preserve">except </w:t>
      </w:r>
      <w:r w:rsidR="008777A7">
        <w:t>co-occurrence patterns</w:t>
      </w:r>
      <w:r w:rsidR="004B33DA">
        <w:t xml:space="preserve"> </w:t>
      </w:r>
      <w:r w:rsidR="00ED3E08">
        <w:t xml:space="preserve">as measured by the C-Score </w:t>
      </w:r>
      <w:r w:rsidR="00F566F2">
        <w:t xml:space="preserve">in the </w:t>
      </w:r>
      <w:r w:rsidR="004B33DA">
        <w:t>un-even</w:t>
      </w:r>
      <w:r w:rsidR="00F566F2">
        <w:t xml:space="preserve"> simulations</w:t>
      </w:r>
      <w:r w:rsidR="008777A7">
        <w:t xml:space="preserve">. </w:t>
      </w:r>
      <w:r w:rsidR="004164E3">
        <w:t xml:space="preserve">Taken together, these two lines of evidence support the conclusion that genotypic differences among individuals of a foundation species </w:t>
      </w:r>
      <w:r w:rsidR="005A3EDF">
        <w:t>generates interaction network structure</w:t>
      </w:r>
      <w:r w:rsidR="004164E3">
        <w:t xml:space="preserve">. </w:t>
      </w:r>
    </w:p>
    <w:p w14:paraId="602EA033" w14:textId="1FE8FABE" w:rsidR="00E07433" w:rsidRDefault="00C10D9C" w:rsidP="00784B5E">
      <w:pPr>
        <w:spacing w:line="480" w:lineRule="auto"/>
        <w:ind w:firstLine="720"/>
      </w:pPr>
      <w:r>
        <w:t xml:space="preserve">Significant network and co-occurrence patterns in the empirical genotype-species network </w:t>
      </w:r>
      <w:r w:rsidR="00EE12FF">
        <w:t>indicate a genetic basis to ecological interaction network structure</w:t>
      </w:r>
      <w:r w:rsidR="0035699C">
        <w:t xml:space="preserve">. </w:t>
      </w:r>
      <w:r w:rsidR="000A1501">
        <w:t xml:space="preserve">In terms of </w:t>
      </w:r>
      <w:r w:rsidR="007E7023">
        <w:t>the network structure metrics</w:t>
      </w:r>
      <w:r w:rsidR="000A1501">
        <w:t xml:space="preserve">, </w:t>
      </w:r>
      <w:r w:rsidR="004D60E8">
        <w:t>m</w:t>
      </w:r>
      <w:r w:rsidR="00111550">
        <w:t>odularity in plant-herbivore networks is often attributed to the specialization of a few species on a set of host species (</w:t>
      </w:r>
      <w:r w:rsidR="005D2B81">
        <w:t>Fontaine et al. 2011</w:t>
      </w:r>
      <w:r w:rsidR="00111550">
        <w:t>)</w:t>
      </w:r>
      <w:r w:rsidR="00C2219F">
        <w:t>, while nestedness has been hypothesized to be a result of mutualist species minimizing within guild competition (Bascompte et al. 2006</w:t>
      </w:r>
      <w:r w:rsidR="000C7058">
        <w:t xml:space="preserve">), and centrality generally </w:t>
      </w:r>
      <w:r w:rsidR="002D0602">
        <w:t xml:space="preserve">can arise </w:t>
      </w:r>
      <w:r w:rsidR="000C7058">
        <w:t xml:space="preserve">through </w:t>
      </w:r>
      <w:r w:rsidR="004502DC">
        <w:t xml:space="preserve">the presence of a </w:t>
      </w:r>
      <w:r w:rsidR="007920BD">
        <w:t xml:space="preserve">few </w:t>
      </w:r>
      <w:r w:rsidR="004502DC">
        <w:t>generalist</w:t>
      </w:r>
      <w:r w:rsidR="007920BD">
        <w:t>s</w:t>
      </w:r>
      <w:r w:rsidR="004502DC">
        <w:t xml:space="preserve"> </w:t>
      </w:r>
      <w:r w:rsidR="00E2609A">
        <w:t xml:space="preserve">interacting with </w:t>
      </w:r>
      <w:r w:rsidR="004502DC">
        <w:t xml:space="preserve">a </w:t>
      </w:r>
      <w:r w:rsidR="007920BD">
        <w:t xml:space="preserve">larger number </w:t>
      </w:r>
      <w:r w:rsidR="004502DC">
        <w:t xml:space="preserve">of specialist species </w:t>
      </w:r>
      <w:r w:rsidR="000C7058">
        <w:t>(</w:t>
      </w:r>
      <w:r w:rsidR="004502DC">
        <w:t>Sazima et al. 2010</w:t>
      </w:r>
      <w:r w:rsidR="000C7058">
        <w:t>).</w:t>
      </w:r>
      <w:r w:rsidR="00974B99">
        <w:t xml:space="preserve"> </w:t>
      </w:r>
      <w:r w:rsidR="006330CC">
        <w:t xml:space="preserve"> </w:t>
      </w:r>
      <w:r w:rsidR="00884408">
        <w:t xml:space="preserve">The significant centrality of the network </w:t>
      </w:r>
      <w:r w:rsidR="00830E82">
        <w:t xml:space="preserve">can </w:t>
      </w:r>
      <w:r w:rsidR="00C956DD">
        <w:t xml:space="preserve">easily </w:t>
      </w:r>
      <w:r w:rsidR="00830E82">
        <w:t xml:space="preserve">be </w:t>
      </w:r>
      <w:r w:rsidR="00C956DD">
        <w:t xml:space="preserve">explained </w:t>
      </w:r>
      <w:r w:rsidR="00830E82">
        <w:t xml:space="preserve">by </w:t>
      </w:r>
      <w:r w:rsidR="00C956DD">
        <w:t xml:space="preserve">some </w:t>
      </w:r>
      <w:r w:rsidR="008B1F3E">
        <w:t>nodes (</w:t>
      </w:r>
      <w:r w:rsidR="00C956DD">
        <w:t>genotypes or species</w:t>
      </w:r>
      <w:r w:rsidR="008B1F3E">
        <w:t>)</w:t>
      </w:r>
      <w:r w:rsidR="00C956DD">
        <w:t xml:space="preserve"> </w:t>
      </w:r>
      <w:r w:rsidR="00FE45E6">
        <w:t>having</w:t>
      </w:r>
      <w:r w:rsidR="00C956DD">
        <w:t xml:space="preserve"> </w:t>
      </w:r>
      <w:r w:rsidR="00E75D99">
        <w:t xml:space="preserve">many </w:t>
      </w:r>
      <w:r w:rsidR="00C956DD">
        <w:t xml:space="preserve">more edges than </w:t>
      </w:r>
      <w:r w:rsidR="00086EDC">
        <w:t>others</w:t>
      </w:r>
      <w:r w:rsidR="008608DD">
        <w:t xml:space="preserve">, </w:t>
      </w:r>
      <w:r w:rsidR="009A139D">
        <w:t xml:space="preserve">which </w:t>
      </w:r>
      <w:r w:rsidR="00627B48">
        <w:t xml:space="preserve">can be seen in the ordering of the nodes </w:t>
      </w:r>
      <w:r w:rsidR="008608DD">
        <w:t>(Fig. 2)</w:t>
      </w:r>
      <w:r w:rsidR="00C956DD">
        <w:t xml:space="preserve">. </w:t>
      </w:r>
      <w:r w:rsidR="00D52BDF">
        <w:t>O</w:t>
      </w:r>
      <w:r w:rsidR="00BA2140">
        <w:t>bserving both modularity and nestedness in the same network</w:t>
      </w:r>
      <w:r w:rsidR="00D52BDF">
        <w:t>, although seemingly counterintuitive</w:t>
      </w:r>
      <w:r w:rsidR="00C118D1">
        <w:t>,</w:t>
      </w:r>
      <w:r w:rsidR="00BA2140">
        <w:t xml:space="preserve"> </w:t>
      </w:r>
      <w:r w:rsidR="00D52BDF">
        <w:t xml:space="preserve">is supported by </w:t>
      </w:r>
      <w:r w:rsidR="00BA2140">
        <w:t xml:space="preserve">work </w:t>
      </w:r>
      <w:r w:rsidR="000979FA">
        <w:t xml:space="preserve">showing that </w:t>
      </w:r>
      <w:r w:rsidR="00BA2140">
        <w:t xml:space="preserve">ecological networks often </w:t>
      </w:r>
      <w:r w:rsidR="00EB55D8">
        <w:t xml:space="preserve">possess </w:t>
      </w:r>
      <w:r w:rsidR="00BA2140">
        <w:t xml:space="preserve">modules </w:t>
      </w:r>
      <w:r w:rsidR="00C118D1">
        <w:t xml:space="preserve">displaying internal nestedness </w:t>
      </w:r>
      <w:r w:rsidR="00BA2140">
        <w:t>(Fortuna et al. 2011)</w:t>
      </w:r>
      <w:r w:rsidR="006E5C76">
        <w:t xml:space="preserve">. </w:t>
      </w:r>
      <w:r w:rsidR="00D45505">
        <w:t xml:space="preserve">Applying this to the empirical network, </w:t>
      </w:r>
      <w:r w:rsidR="00962D69">
        <w:t xml:space="preserve">modularity is </w:t>
      </w:r>
      <w:r w:rsidR="004934F6">
        <w:t xml:space="preserve">could be </w:t>
      </w:r>
      <w:r w:rsidR="00962D69">
        <w:t>arising from the specialization of some arthropods on particular genotypes, and</w:t>
      </w:r>
      <w:r w:rsidR="00BB3ED8">
        <w:t xml:space="preserve"> </w:t>
      </w:r>
      <w:r w:rsidR="00962D69">
        <w:t xml:space="preserve">within these modules species </w:t>
      </w:r>
      <w:r w:rsidR="00C87182">
        <w:t xml:space="preserve">are </w:t>
      </w:r>
      <w:r w:rsidR="00962D69">
        <w:t>interact</w:t>
      </w:r>
      <w:r w:rsidR="00D008BB">
        <w:t>ing</w:t>
      </w:r>
      <w:r w:rsidR="00962D69">
        <w:t xml:space="preserve"> with individuals of a given genotype</w:t>
      </w:r>
      <w:r w:rsidR="00A74589">
        <w:t xml:space="preserve"> in nested subsets</w:t>
      </w:r>
      <w:r w:rsidR="00962D69">
        <w:t>.</w:t>
      </w:r>
      <w:r w:rsidR="00377A05">
        <w:t xml:space="preserve"> </w:t>
      </w:r>
      <w:r w:rsidR="00055FED">
        <w:t xml:space="preserve">It is likely that </w:t>
      </w:r>
      <w:r w:rsidR="00E96C74">
        <w:t xml:space="preserve">the </w:t>
      </w:r>
      <w:r w:rsidR="00055FED">
        <w:t xml:space="preserve">same mechanism </w:t>
      </w:r>
      <w:r w:rsidR="008D0142">
        <w:t xml:space="preserve">is contributing </w:t>
      </w:r>
      <w:r w:rsidR="00055FED">
        <w:t xml:space="preserve">to </w:t>
      </w:r>
      <w:r w:rsidR="008F2232">
        <w:t xml:space="preserve">species </w:t>
      </w:r>
      <w:r w:rsidR="00055FED">
        <w:t xml:space="preserve">co-occurrence patterns, as </w:t>
      </w:r>
      <w:r w:rsidR="00D525A1">
        <w:t xml:space="preserve">the C-Score was much </w:t>
      </w:r>
      <w:r w:rsidR="007C1FE8">
        <w:t>less</w:t>
      </w:r>
      <w:r w:rsidR="00D525A1">
        <w:t xml:space="preserve"> than the null expectation, </w:t>
      </w:r>
      <w:r w:rsidR="005E1204">
        <w:t xml:space="preserve">indicating </w:t>
      </w:r>
      <w:r w:rsidR="00D525A1">
        <w:t xml:space="preserve">that species tended to </w:t>
      </w:r>
      <w:r w:rsidR="00180ADA">
        <w:t xml:space="preserve">aggregate (i.e., co-occur), as would be the </w:t>
      </w:r>
      <w:r w:rsidR="00E63CF4">
        <w:t xml:space="preserve">expected </w:t>
      </w:r>
      <w:r w:rsidR="00180ADA">
        <w:t>patt</w:t>
      </w:r>
      <w:r w:rsidR="00D24A8B">
        <w:t>ern if groups of species track</w:t>
      </w:r>
      <w:r w:rsidR="00180ADA">
        <w:t xml:space="preserve"> </w:t>
      </w:r>
      <w:r w:rsidR="004F64AD">
        <w:t xml:space="preserve">similar </w:t>
      </w:r>
      <w:r w:rsidR="00180ADA">
        <w:t>genotypes</w:t>
      </w:r>
      <w:r w:rsidR="00CE39BA">
        <w:t xml:space="preserve"> and</w:t>
      </w:r>
      <w:r w:rsidR="006968B3">
        <w:t xml:space="preserve"> </w:t>
      </w:r>
      <w:r w:rsidR="00471D33">
        <w:t>co-occur</w:t>
      </w:r>
      <w:r w:rsidR="00CE39BA">
        <w:t xml:space="preserve"> more frequently on preferred genotypes</w:t>
      </w:r>
      <w:r w:rsidR="00180ADA">
        <w:t>.</w:t>
      </w:r>
      <w:r w:rsidR="00A93FE3">
        <w:t xml:space="preserve"> </w:t>
      </w:r>
      <w:r w:rsidR="00D1676B">
        <w:t>As stated previously, interactions among species tend to occur locally, and thus if genotype</w:t>
      </w:r>
      <w:r w:rsidR="00471D33">
        <w:t xml:space="preserve"> acts to increase the frequency of co-occurrences, genotypic variation is likely a force structuring the network of interactions among arthropod and other associated communities.</w:t>
      </w:r>
    </w:p>
    <w:p w14:paraId="14273818" w14:textId="6A015BE4" w:rsidR="004634A3" w:rsidRDefault="00197DD0" w:rsidP="00E95727">
      <w:pPr>
        <w:spacing w:line="480" w:lineRule="auto"/>
        <w:ind w:firstLine="720"/>
      </w:pPr>
      <w:r>
        <w:t>The results of the</w:t>
      </w:r>
      <w:r w:rsidR="00E9017E">
        <w:t xml:space="preserve"> simulation </w:t>
      </w:r>
      <w:r>
        <w:t xml:space="preserve">experiment </w:t>
      </w:r>
      <w:r w:rsidR="00191076">
        <w:t>reveal</w:t>
      </w:r>
      <w:r>
        <w:t xml:space="preserve"> the underlying force of genoty</w:t>
      </w:r>
      <w:r w:rsidR="007E1A5E">
        <w:t>p</w:t>
      </w:r>
      <w:r>
        <w:t>ic variation in structuring interaction networks.</w:t>
      </w:r>
      <w:r w:rsidR="00E9017E">
        <w:t xml:space="preserve"> </w:t>
      </w:r>
      <w:r w:rsidR="00776E31">
        <w:t xml:space="preserve">Our study expands previous empirical and simulation based community genetics studies, which at most have examined indirect effects among species mediated by a third species (e.g., Bailey et al. 2007; Moya-Laraño 2011) or direct effects of a foundation species on a large community of species (e.g., Shuster et al. 2006; Keith et al. 2010, 2014; Lamit et al. 2011, 2013, 2014). </w:t>
      </w:r>
      <w:r w:rsidR="00965AA5">
        <w:t>Although the simulation</w:t>
      </w:r>
      <w:r w:rsidR="009359F5">
        <w:t>s</w:t>
      </w:r>
      <w:r w:rsidR="00965AA5">
        <w:t xml:space="preserve"> we conducted </w:t>
      </w:r>
      <w:r w:rsidR="00D250D9">
        <w:t xml:space="preserve">are </w:t>
      </w:r>
      <w:r w:rsidR="00965AA5">
        <w:t>an obvious oversimplification</w:t>
      </w:r>
      <w:r w:rsidR="00C80336">
        <w:t xml:space="preserve"> of real </w:t>
      </w:r>
      <w:r w:rsidR="00513DA3">
        <w:t xml:space="preserve">ecological </w:t>
      </w:r>
      <w:r w:rsidR="00C80336">
        <w:t>dynamics</w:t>
      </w:r>
      <w:r w:rsidR="00965AA5">
        <w:t xml:space="preserve">, our goal was to demonstrate the possibility of an underlying genetic mechanism observed in an empirical dataset. </w:t>
      </w:r>
      <w:r w:rsidR="00253E59">
        <w:t>We found that when species total abundances are even, all metrics of network structure and co-occurrence patterns increase with the influence of variation am</w:t>
      </w:r>
      <w:r w:rsidR="00DE037A">
        <w:t>ong foundation species genotype</w:t>
      </w:r>
      <w:r w:rsidR="003E026E">
        <w:t xml:space="preserve">. A more complicated set of patterns </w:t>
      </w:r>
      <w:r w:rsidR="003508A4">
        <w:t xml:space="preserve">was </w:t>
      </w:r>
      <w:r w:rsidR="00E83782">
        <w:t>observed in the un-even network simulations</w:t>
      </w:r>
      <w:r w:rsidR="003E026E">
        <w:t xml:space="preserve">.  </w:t>
      </w:r>
      <w:r w:rsidR="00E7435C">
        <w:t>M</w:t>
      </w:r>
      <w:r w:rsidR="00B851DF">
        <w:t>odularity increased dramatically with increasing effect of genotype</w:t>
      </w:r>
      <w:r w:rsidR="00B322DB">
        <w:t>, as it did in the even simulations</w:t>
      </w:r>
      <w:r w:rsidR="009B63AE">
        <w:t xml:space="preserve">; however, centrality decreased and both nestedness and the C-Score decreased then increased as the genotypic effect went up. </w:t>
      </w:r>
      <w:r w:rsidR="00983FC8">
        <w:t xml:space="preserve">The complex </w:t>
      </w:r>
      <w:r w:rsidR="003E026E">
        <w:t xml:space="preserve">patterns found </w:t>
      </w:r>
      <w:r w:rsidR="00983FC8">
        <w:t xml:space="preserve">for nestedness and C-Score </w:t>
      </w:r>
      <w:r w:rsidR="003E026E">
        <w:t xml:space="preserve">are </w:t>
      </w:r>
      <w:r w:rsidR="00E83782">
        <w:t xml:space="preserve">likely the result of the counterbalancing </w:t>
      </w:r>
      <w:r w:rsidR="001C37A2">
        <w:t xml:space="preserve">effects </w:t>
      </w:r>
      <w:r w:rsidR="00E83782">
        <w:t>of genotype versus species</w:t>
      </w:r>
      <w:r w:rsidR="0072345B">
        <w:t xml:space="preserve"> on nestedness and co-occurrence patterns</w:t>
      </w:r>
      <w:r w:rsidR="00035C5B">
        <w:t xml:space="preserve">, where initially the </w:t>
      </w:r>
      <w:r w:rsidR="00635F6E">
        <w:t xml:space="preserve">species abundances are </w:t>
      </w:r>
      <w:r w:rsidR="00035C5B">
        <w:t xml:space="preserve">determining the value of the metric. Then, as the influence of genotype increases, the </w:t>
      </w:r>
      <w:r w:rsidR="00D35E4A">
        <w:t>metric is dominated by response of the community to the genotypic differences.</w:t>
      </w:r>
      <w:r w:rsidR="00035C5B">
        <w:t xml:space="preserve"> </w:t>
      </w:r>
      <w:r w:rsidR="006D4804">
        <w:t xml:space="preserve">Similarly, </w:t>
      </w:r>
      <w:r w:rsidR="000A0CD0">
        <w:t xml:space="preserve">as genotypic effect increases </w:t>
      </w:r>
      <w:r w:rsidR="006D4804">
        <w:t>c</w:t>
      </w:r>
      <w:r w:rsidR="009E7F16">
        <w:t xml:space="preserve">entrality </w:t>
      </w:r>
      <w:r w:rsidR="006D4804">
        <w:t xml:space="preserve">decreases as </w:t>
      </w:r>
      <w:r w:rsidR="00EA670A">
        <w:t xml:space="preserve">genotypic differences decrease </w:t>
      </w:r>
      <w:r w:rsidR="000A0CD0">
        <w:t xml:space="preserve">the dominance of a few </w:t>
      </w:r>
      <w:r w:rsidR="00EA670A">
        <w:t>species</w:t>
      </w:r>
      <w:r w:rsidR="007D49AF">
        <w:t xml:space="preserve">, and thus, centrality in the even and un-even communities converge </w:t>
      </w:r>
      <w:r w:rsidR="00815903">
        <w:t>toward</w:t>
      </w:r>
      <w:r w:rsidR="007D49AF">
        <w:t xml:space="preserve"> a similar level of centrality.</w:t>
      </w:r>
    </w:p>
    <w:p w14:paraId="0B7E1F60" w14:textId="13C1F65C" w:rsidR="001D58DE" w:rsidRDefault="00611270" w:rsidP="00D84B98">
      <w:pPr>
        <w:spacing w:line="480" w:lineRule="auto"/>
        <w:ind w:firstLine="720"/>
      </w:pPr>
      <w:r>
        <w:t>A genetic basis to n</w:t>
      </w:r>
      <w:r w:rsidR="00E82A72">
        <w:t xml:space="preserve">etwork structure has implications for the consequences of selection 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t>selection</w:t>
      </w:r>
      <w:r w:rsidR="00EC2F7B">
        <w:t>, which occurs in a community context of interlinked species networks</w:t>
      </w:r>
      <w:r w:rsidR="00F21B42">
        <w:t xml:space="preserve"> (Thompson 2013)</w:t>
      </w:r>
      <w:r w:rsidR="00E97A7D">
        <w:t xml:space="preserve">. For example, if directional </w:t>
      </w:r>
      <w:r w:rsidR="00E82A72">
        <w:t xml:space="preserve">selection </w:t>
      </w:r>
      <w:r w:rsidR="00290C32">
        <w:t xml:space="preserve">on a </w:t>
      </w:r>
      <w:r w:rsidR="00E82A72">
        <w:t xml:space="preserve">foundation species </w:t>
      </w:r>
      <w:r w:rsidR="006C66A1">
        <w:t>selects for</w:t>
      </w:r>
      <w:r w:rsidR="00E82A72">
        <w:t xml:space="preserve"> a “generalist” genotype (i.e., a genotype that interacts with a large number of </w:t>
      </w:r>
      <w:r w:rsidR="003374F6">
        <w:t>species</w:t>
      </w:r>
      <w:r w:rsidR="00E82A72">
        <w:t xml:space="preserve">), </w:t>
      </w:r>
      <w:r w:rsidR="00AB6337">
        <w:t>we would predict a reduction in</w:t>
      </w:r>
      <w:r w:rsidR="00E26A16">
        <w:t xml:space="preserve"> modularity</w:t>
      </w:r>
      <w:r w:rsidR="00E9706C">
        <w:t xml:space="preserve"> and</w:t>
      </w:r>
      <w:r w:rsidR="00E82A72">
        <w:t xml:space="preserve"> </w:t>
      </w:r>
      <w:r w:rsidR="00AB6337">
        <w:t xml:space="preserve">an </w:t>
      </w:r>
      <w:r w:rsidR="00E26A16">
        <w:t xml:space="preserve">increase </w:t>
      </w:r>
      <w:r w:rsidR="001F49E5">
        <w:t xml:space="preserve">in </w:t>
      </w:r>
      <w:r w:rsidR="009064F2">
        <w:t xml:space="preserve">species </w:t>
      </w:r>
      <w:r w:rsidR="00E82A72">
        <w:t>co-occurrences</w:t>
      </w:r>
      <w:r w:rsidR="00E26A16">
        <w:t xml:space="preserve">, </w:t>
      </w:r>
      <w:r w:rsidR="0086218D">
        <w:t xml:space="preserve">which would </w:t>
      </w:r>
      <w:r w:rsidR="00E26A16">
        <w:t xml:space="preserve">likely </w:t>
      </w:r>
      <w:r w:rsidR="006848AC">
        <w:t xml:space="preserve">increase </w:t>
      </w:r>
      <w:r w:rsidR="00E82A72">
        <w:t xml:space="preserve">the </w:t>
      </w:r>
      <w:r w:rsidR="00821705">
        <w:t xml:space="preserve">frequency </w:t>
      </w:r>
      <w:r w:rsidR="00E82A72">
        <w:t xml:space="preserve">of species interactions. </w:t>
      </w:r>
      <w:r w:rsidR="00C74538">
        <w:t xml:space="preserve">This would also increase </w:t>
      </w:r>
      <w:r w:rsidR="00E82A72">
        <w:t xml:space="preserve">the </w:t>
      </w:r>
      <w:r w:rsidR="00C74538">
        <w:t xml:space="preserve">centrality </w:t>
      </w:r>
      <w:r w:rsidR="00E82A72">
        <w:t xml:space="preserve">of the network, </w:t>
      </w:r>
      <w:r w:rsidR="00D45F4D">
        <w:t xml:space="preserve">potentially </w:t>
      </w:r>
      <w:r w:rsidR="00E82A72">
        <w:t xml:space="preserve">making the community </w:t>
      </w:r>
      <w:r w:rsidR="00F37EC0">
        <w:t xml:space="preserve">less resistant to disturbance </w:t>
      </w:r>
      <w:r w:rsidR="00F672FA">
        <w:t xml:space="preserve">if it were to impost a different </w:t>
      </w:r>
      <w:r w:rsidR="00E82A72">
        <w:t xml:space="preserve">selection </w:t>
      </w:r>
      <w:r w:rsidR="00F672FA">
        <w:t xml:space="preserve">pressure that selects against </w:t>
      </w:r>
      <w:r w:rsidR="00E82A72">
        <w:t>the generalist genotype.</w:t>
      </w:r>
    </w:p>
    <w:p w14:paraId="498800B2" w14:textId="407035CA" w:rsidR="00E95FF7" w:rsidRDefault="00121ADC" w:rsidP="0003198A">
      <w:pPr>
        <w:spacing w:line="480" w:lineRule="auto"/>
        <w:ind w:firstLine="720"/>
      </w:pPr>
      <w:r>
        <w:t xml:space="preserve">In conclusion, the combined analysis of an empirical genotype-species network and community genetics simulation experiment demonstrate the presence </w:t>
      </w:r>
      <w:r w:rsidR="00E5513B">
        <w:t xml:space="preserve">of previously over-looked community level effects of foundation species genotypic variation. </w:t>
      </w:r>
      <w:r w:rsidR="00A353EE">
        <w:t xml:space="preserve">As </w:t>
      </w:r>
      <w:r w:rsidR="00AA269A">
        <w:t xml:space="preserve">a </w:t>
      </w:r>
      <w:r w:rsidR="0070217C">
        <w:t xml:space="preserve">we have demonstrate that </w:t>
      </w:r>
      <w:r w:rsidR="00C86E32">
        <w:t xml:space="preserve">a </w:t>
      </w:r>
      <w:r w:rsidR="00AA269A">
        <w:t xml:space="preserve">network </w:t>
      </w:r>
      <w:r w:rsidR="005968F0">
        <w:t>perspective</w:t>
      </w:r>
      <w:r w:rsidR="00B53EE3">
        <w:t xml:space="preserve"> </w:t>
      </w:r>
      <w:r w:rsidR="00AA269A">
        <w:t xml:space="preserve">has the potential to elucidate patterns of interactions not found using </w:t>
      </w:r>
      <w:r w:rsidR="00A353EE">
        <w:t>m</w:t>
      </w:r>
      <w:r w:rsidR="0003198A">
        <w:t>ultivariate community</w:t>
      </w:r>
      <w:r w:rsidR="0025554B">
        <w:t xml:space="preserve"> </w:t>
      </w:r>
      <w:r w:rsidR="00DC152B">
        <w:t>approaches</w:t>
      </w:r>
      <w:r w:rsidR="000F4724">
        <w:t>, w</w:t>
      </w:r>
      <w:r w:rsidR="00E95FF7">
        <w:t xml:space="preserve">e advocate </w:t>
      </w:r>
      <w:r w:rsidR="001D44E0">
        <w:t xml:space="preserve">that </w:t>
      </w:r>
      <w:r w:rsidR="00F244AD">
        <w:t xml:space="preserve">extant </w:t>
      </w:r>
      <w:r w:rsidR="0059055A">
        <w:t xml:space="preserve">and future </w:t>
      </w:r>
      <w:r w:rsidR="00E95FF7">
        <w:t xml:space="preserve">community genetics datasets </w:t>
      </w:r>
      <w:r w:rsidR="00631246">
        <w:t>(e.g., Zytynska et al. 2011</w:t>
      </w:r>
      <w:r w:rsidR="009B0E8C">
        <w:t>, Lamit et al. 2011</w:t>
      </w:r>
      <w:r w:rsidR="00631246">
        <w:t xml:space="preserve">) </w:t>
      </w:r>
      <w:r w:rsidR="001D44E0">
        <w:t xml:space="preserve">be analyzed </w:t>
      </w:r>
      <w:r w:rsidR="00AA3E9F">
        <w:t>using a bipartite</w:t>
      </w:r>
      <w:r w:rsidR="00E95FF7">
        <w:t xml:space="preserve"> network perspective to resolve the structure of the associated communities entangled in these datasets.</w:t>
      </w:r>
      <w:r w:rsidR="0058424C">
        <w:t xml:space="preserve"> </w:t>
      </w:r>
      <w:r w:rsidR="00814402">
        <w:t>Lastly</w:t>
      </w:r>
      <w:r w:rsidR="001409DF">
        <w:t xml:space="preserve">, </w:t>
      </w:r>
      <w:r w:rsidR="00C04F4A">
        <w:t xml:space="preserve">as </w:t>
      </w:r>
      <w:r w:rsidR="00242E78">
        <w:t xml:space="preserve">previous work has demonstrated the importance of genetic similarity for community assembly (Bangert et al. 2008) and </w:t>
      </w:r>
      <w:r w:rsidR="008F24A3">
        <w:t xml:space="preserve">that phylogenetics influences species-species </w:t>
      </w:r>
      <w:r w:rsidR="00242E78">
        <w:t>network structure (Rezende et al. 2007)</w:t>
      </w:r>
      <w:r w:rsidR="00C04F4A">
        <w:t xml:space="preserve">, exploring </w:t>
      </w:r>
      <w:r w:rsidR="008F24A3">
        <w:t xml:space="preserve">the influence of genetic similarity on genotype-species network structure will </w:t>
      </w:r>
      <w:r w:rsidR="00F92E09">
        <w:t>provide insight into the formation of the structural patterns.</w:t>
      </w:r>
      <w:r w:rsidR="00A040DE">
        <w:t xml:space="preserve"> </w:t>
      </w:r>
    </w:p>
    <w:p w14:paraId="42C6157B" w14:textId="77777777" w:rsidR="00D457B2" w:rsidRDefault="00D457B2" w:rsidP="006A057E"/>
    <w:p w14:paraId="7AEA582C" w14:textId="0599E01F" w:rsidR="003579EE" w:rsidRPr="003579EE" w:rsidRDefault="003579EE" w:rsidP="00662BEF">
      <w:pPr>
        <w:spacing w:line="480" w:lineRule="auto"/>
        <w:rPr>
          <w:b/>
        </w:rPr>
      </w:pPr>
      <w:r w:rsidRPr="003579EE">
        <w:rPr>
          <w:b/>
        </w:rPr>
        <w:t>Acknowledgements</w:t>
      </w:r>
    </w:p>
    <w:p w14:paraId="0B4588B3" w14:textId="4A47ACD3" w:rsidR="003579EE" w:rsidRDefault="003579EE" w:rsidP="00662BEF">
      <w:pPr>
        <w:spacing w:line="480" w:lineRule="auto"/>
      </w:pPr>
      <w:r>
        <w:t>Clinton Baker manager of the Northern Arizona University Computation Server.</w:t>
      </w:r>
      <w:r w:rsidR="006D2BB8">
        <w:t xml:space="preserve"> Cottonwood Ecology Group at NAU, The SEE Lab at UNCW</w:t>
      </w:r>
      <w:r w:rsidR="00F967BF">
        <w:t xml:space="preserve">, Miguel Fortuna, </w:t>
      </w:r>
      <w:r w:rsidR="006D2BB8">
        <w:t xml:space="preserve">Jordi Bascompte </w:t>
      </w:r>
      <w:r w:rsidR="00F967BF">
        <w:t xml:space="preserve">and the Network Ecology Lab </w:t>
      </w:r>
      <w:r w:rsidR="006D2BB8">
        <w:t>at Estacion de Doñ</w:t>
      </w:r>
      <w:r w:rsidR="00383BD5">
        <w:t xml:space="preserve">ana, Sevilla, Spain, Richard Michalet and the BioGECO Group at UB1. </w:t>
      </w:r>
      <w:r w:rsidR="000A353E">
        <w:t xml:space="preserve">Ogden Nature Center. </w:t>
      </w:r>
    </w:p>
    <w:p w14:paraId="7B37B55D" w14:textId="77777777" w:rsidR="003579EE" w:rsidRPr="003579EE" w:rsidRDefault="003579EE" w:rsidP="006A057E"/>
    <w:p w14:paraId="365E211B" w14:textId="77777777" w:rsidR="00BD359C" w:rsidRDefault="00BD359C">
      <w:pPr>
        <w:rPr>
          <w:b/>
        </w:rPr>
      </w:pPr>
      <w:r>
        <w:rPr>
          <w:b/>
        </w:rPr>
        <w:br w:type="page"/>
      </w:r>
    </w:p>
    <w:p w14:paraId="292E8F2B" w14:textId="71827F64" w:rsidR="00C01F2A" w:rsidRPr="003579EE" w:rsidRDefault="00511ECC" w:rsidP="006A057E">
      <w:pPr>
        <w:rPr>
          <w:b/>
        </w:rPr>
      </w:pPr>
      <w:r w:rsidRPr="003579EE">
        <w:rPr>
          <w:b/>
        </w:rPr>
        <w:t>References</w:t>
      </w:r>
    </w:p>
    <w:p w14:paraId="0382C0B8" w14:textId="77777777" w:rsidR="00D8694D" w:rsidRDefault="00D8694D" w:rsidP="006A057E"/>
    <w:p w14:paraId="71AF48BA" w14:textId="77777777" w:rsidR="00E00E99" w:rsidRPr="007F3CD0" w:rsidRDefault="00E00E99" w:rsidP="00E00E99">
      <w:r w:rsidRPr="007F3CD0">
        <w:t>Agrawal, A. A., D. D. Ackerly, F. Adler, A. E. Arnold, C. Caceres, D. F. Doak, E. Post,</w:t>
      </w:r>
    </w:p>
    <w:p w14:paraId="6C86066C" w14:textId="77777777" w:rsidR="00E00E99" w:rsidRDefault="00E00E99" w:rsidP="00E00E99">
      <w:r w:rsidRPr="007F3CD0">
        <w:t>P. J. Hudson, J. Maron, K. A. Mooney, M. Power, D. Schemske, J. Stachowicz, S. Strauss, M. G. Turner, and E. Werner. 2007. Filling key gaps in population and community ecology. Frontiers in Ecology and the Environment 5:145-152.</w:t>
      </w:r>
    </w:p>
    <w:p w14:paraId="057B9928" w14:textId="77777777" w:rsidR="00E00E99" w:rsidRDefault="00E00E99" w:rsidP="006A057E"/>
    <w:p w14:paraId="5E7E6EAB" w14:textId="196C98BE" w:rsidR="00D53DB7" w:rsidRDefault="00D53DB7" w:rsidP="006A057E">
      <w:r>
        <w:t>Atmar and Patterson 1993.</w:t>
      </w:r>
    </w:p>
    <w:p w14:paraId="33688E4F" w14:textId="77777777" w:rsidR="00D53DB7" w:rsidRDefault="00D53DB7" w:rsidP="006A057E"/>
    <w:p w14:paraId="78A2D4B8" w14:textId="3B9C152D" w:rsidR="00D3007A" w:rsidRDefault="00D3007A" w:rsidP="006A057E">
      <w:r>
        <w:t>Bailey et al. 2007</w:t>
      </w:r>
      <w:r w:rsidR="00C731BC">
        <w:t>.</w:t>
      </w:r>
    </w:p>
    <w:p w14:paraId="19C79613" w14:textId="77777777" w:rsidR="00D3007A" w:rsidRDefault="00D3007A" w:rsidP="006A057E"/>
    <w:p w14:paraId="3C637A0D" w14:textId="01AF9ABB" w:rsidR="00B651D9" w:rsidRDefault="00B651D9" w:rsidP="006A057E">
      <w:r>
        <w:t>Bangert et al. 2008</w:t>
      </w:r>
    </w:p>
    <w:p w14:paraId="4F4E1605" w14:textId="77777777" w:rsidR="00B651D9" w:rsidRDefault="00B651D9" w:rsidP="006A057E"/>
    <w:p w14:paraId="3031A98F" w14:textId="35601AAB" w:rsidR="00CF52A5" w:rsidRDefault="00CF52A5" w:rsidP="006A057E">
      <w:r>
        <w:t>Bascompte et al. 2003</w:t>
      </w:r>
    </w:p>
    <w:p w14:paraId="7D76D3CC" w14:textId="77777777" w:rsidR="00DF4C29" w:rsidRDefault="00DF4C29" w:rsidP="006A057E"/>
    <w:p w14:paraId="125CB175" w14:textId="5D4C555C" w:rsidR="001710D3" w:rsidRDefault="001710D3" w:rsidP="006A057E">
      <w:r>
        <w:t>Bascompte et al. 2006</w:t>
      </w:r>
    </w:p>
    <w:p w14:paraId="09109C64" w14:textId="77777777" w:rsidR="001710D3" w:rsidRDefault="001710D3" w:rsidP="006A057E"/>
    <w:p w14:paraId="52A84526" w14:textId="1C71AF61" w:rsidR="00DF4C29" w:rsidRDefault="00DF4C29" w:rsidP="006A057E">
      <w:r>
        <w:t>Bascompte et al. 2010</w:t>
      </w:r>
    </w:p>
    <w:p w14:paraId="290953D0" w14:textId="77777777" w:rsidR="00CF52A5" w:rsidRDefault="00CF52A5" w:rsidP="006A057E"/>
    <w:p w14:paraId="0A4236D4" w14:textId="2FFB84A2" w:rsidR="000360F4" w:rsidRDefault="000360F4" w:rsidP="006A057E">
      <w:r>
        <w:t>Blüthgen 2010.</w:t>
      </w:r>
    </w:p>
    <w:p w14:paraId="293E2B66" w14:textId="77777777" w:rsidR="000360F4" w:rsidRDefault="000360F4" w:rsidP="006A057E"/>
    <w:p w14:paraId="13921D03" w14:textId="444FEC98" w:rsidR="00963FEC" w:rsidRDefault="00963FEC" w:rsidP="006A057E">
      <w:r>
        <w:t>Busby et al. 2014.</w:t>
      </w:r>
    </w:p>
    <w:p w14:paraId="676FBA6E" w14:textId="77777777" w:rsidR="00963FEC" w:rsidRDefault="00963FEC" w:rsidP="006A057E"/>
    <w:p w14:paraId="68751889" w14:textId="77777777" w:rsidR="00BD27F6" w:rsidRDefault="00BD27F6" w:rsidP="00BD27F6">
      <w:r w:rsidRPr="000B522F">
        <w:t>Cristina Sazima, Paulo R. Guimarães Jr, Sérgio F. dos Reis and Ivan Sazima</w:t>
      </w:r>
      <w:r>
        <w:t>.</w:t>
      </w:r>
      <w:r w:rsidRPr="000B522F">
        <w:t xml:space="preserve"> 2010 What makes a species central in a cleaning mutualism network? Oikos 119: 1319-1325</w:t>
      </w:r>
      <w:r>
        <w:t>.</w:t>
      </w:r>
    </w:p>
    <w:p w14:paraId="06398A23" w14:textId="77777777" w:rsidR="00BD27F6" w:rsidRDefault="00BD27F6" w:rsidP="006A057E"/>
    <w:p w14:paraId="42EBE18C" w14:textId="2E737B5F" w:rsidR="0083280D" w:rsidRDefault="0083280D" w:rsidP="006A057E">
      <w:r>
        <w:t>Crutsinger et al. 2006</w:t>
      </w:r>
    </w:p>
    <w:p w14:paraId="6E388003" w14:textId="77777777" w:rsidR="0083280D" w:rsidRDefault="0083280D" w:rsidP="006A057E"/>
    <w:p w14:paraId="3D747547" w14:textId="2908AEA0" w:rsidR="00511ECC" w:rsidRDefault="00511ECC" w:rsidP="006A057E">
      <w:r w:rsidRPr="00511ECC">
        <w:t xml:space="preserve">Darwin, C. R. 1862. </w:t>
      </w:r>
      <w:r w:rsidRPr="00442E93">
        <w:rPr>
          <w:iCs/>
        </w:rPr>
        <w:t>On the various contrivances by which British and foreign orchids are fertilised by insects, and on the good effects of intercrossing</w:t>
      </w:r>
      <w:r w:rsidRPr="00442E93">
        <w:t>.</w:t>
      </w:r>
      <w:r w:rsidRPr="00511ECC">
        <w:t xml:space="preserve"> London: John Murray.</w:t>
      </w:r>
    </w:p>
    <w:p w14:paraId="7A37243B" w14:textId="77777777" w:rsidR="00C01F2A" w:rsidRDefault="00C01F2A" w:rsidP="006A057E"/>
    <w:p w14:paraId="225DF694" w14:textId="0AF32386" w:rsidR="00101995" w:rsidRDefault="00101995" w:rsidP="006A057E">
      <w:r>
        <w:t>Dayton 1972.</w:t>
      </w:r>
    </w:p>
    <w:p w14:paraId="09C94F48" w14:textId="77777777" w:rsidR="00101995" w:rsidRDefault="00101995" w:rsidP="006A057E"/>
    <w:p w14:paraId="3D1F1526" w14:textId="2D20D2B6" w:rsidR="007B258A" w:rsidRDefault="007B258A" w:rsidP="006A057E">
      <w:r>
        <w:t>Dormann et al. 2008</w:t>
      </w:r>
    </w:p>
    <w:p w14:paraId="6C7B1AF5" w14:textId="77777777" w:rsidR="007B258A" w:rsidRDefault="007B258A" w:rsidP="006A057E"/>
    <w:p w14:paraId="3075F3CE" w14:textId="5636369C" w:rsidR="00C01F2A" w:rsidRDefault="00B626D0" w:rsidP="006A057E">
      <w:r>
        <w:t>Ehrich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volution. Evolution 18:</w:t>
      </w:r>
      <w:r w:rsidR="00AB457C">
        <w:t xml:space="preserve"> </w:t>
      </w:r>
      <w:r>
        <w:t>586-608.</w:t>
      </w:r>
    </w:p>
    <w:p w14:paraId="3816EFCA" w14:textId="77777777" w:rsidR="00C01F2A" w:rsidRDefault="00C01F2A" w:rsidP="006A057E"/>
    <w:p w14:paraId="3A1D2CFA" w14:textId="77777777" w:rsidR="00BD27F6" w:rsidRPr="00660EBC" w:rsidRDefault="00BD27F6" w:rsidP="00BD27F6">
      <w:r w:rsidRPr="00660EBC">
        <w:rPr>
          <w:bCs/>
        </w:rPr>
        <w:t>Ellison, A. M.</w:t>
      </w:r>
      <w:r w:rsidRPr="00660EBC">
        <w:t>,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w:t>
      </w:r>
      <w:r w:rsidRPr="00660EBC">
        <w:rPr>
          <w:iCs/>
        </w:rPr>
        <w:t>Frontiers in Ecology and the Environment</w:t>
      </w:r>
      <w:r w:rsidRPr="00660EBC">
        <w:t> 9: 479-486.</w:t>
      </w:r>
    </w:p>
    <w:p w14:paraId="07EA1465" w14:textId="77777777" w:rsidR="00BD27F6" w:rsidRDefault="00BD27F6" w:rsidP="006A057E"/>
    <w:p w14:paraId="160FB838" w14:textId="48E4F7A9" w:rsidR="00F960AA" w:rsidRDefault="00F960AA" w:rsidP="006A057E">
      <w:r>
        <w:t>Fontaine et al. 2011</w:t>
      </w:r>
    </w:p>
    <w:p w14:paraId="0BBAB318" w14:textId="77777777" w:rsidR="005033C3" w:rsidRDefault="005033C3" w:rsidP="006A057E"/>
    <w:p w14:paraId="7666DB6A" w14:textId="350B929E" w:rsidR="005033C3" w:rsidRDefault="005033C3" w:rsidP="006A057E">
      <w:r>
        <w:t>Fortuna et al. 2011</w:t>
      </w:r>
    </w:p>
    <w:p w14:paraId="62FC79F3" w14:textId="77777777" w:rsidR="005033C3" w:rsidRDefault="005033C3" w:rsidP="006A057E"/>
    <w:p w14:paraId="7035EF99" w14:textId="34D6E9C0" w:rsidR="006E0B12" w:rsidRDefault="006E0B12" w:rsidP="006A057E">
      <w:r>
        <w:t>Freeman 1979</w:t>
      </w:r>
    </w:p>
    <w:p w14:paraId="6035BF49" w14:textId="77777777" w:rsidR="006E0B12" w:rsidRDefault="006E0B12" w:rsidP="006A057E"/>
    <w:p w14:paraId="68BE82A1" w14:textId="574EDF62" w:rsidR="0082235A" w:rsidRDefault="0082235A" w:rsidP="006A057E">
      <w:r>
        <w:t>Gotelli 2001.</w:t>
      </w:r>
    </w:p>
    <w:p w14:paraId="6FA63BBE" w14:textId="77777777" w:rsidR="0082235A" w:rsidRDefault="0082235A" w:rsidP="006A057E"/>
    <w:p w14:paraId="53EFF64A" w14:textId="1BEF27C7" w:rsidR="00AE78D7" w:rsidRDefault="00AE78D7" w:rsidP="006A057E">
      <w:r>
        <w:t>Gugerli et al. 2013</w:t>
      </w:r>
    </w:p>
    <w:p w14:paraId="13D7AC0C" w14:textId="77777777" w:rsidR="00AE78D7" w:rsidRDefault="00AE78D7" w:rsidP="006A057E"/>
    <w:p w14:paraId="1644E1F4" w14:textId="5DC1A730" w:rsidR="000E217E" w:rsidRDefault="000E217E" w:rsidP="006A057E">
      <w:r>
        <w:t xml:space="preserve">Holland and Bronstein 2008 </w:t>
      </w:r>
    </w:p>
    <w:p w14:paraId="05991B86" w14:textId="77777777" w:rsidR="000E217E" w:rsidRDefault="000E217E" w:rsidP="006A057E"/>
    <w:p w14:paraId="3F423304" w14:textId="7EE4AD50" w:rsidR="00CF52A5" w:rsidRDefault="00CF52A5" w:rsidP="006A057E">
      <w:r>
        <w:t xml:space="preserve">Jones et al. 2009. </w:t>
      </w:r>
    </w:p>
    <w:p w14:paraId="69ABEC34" w14:textId="77777777" w:rsidR="00CF52A5" w:rsidRDefault="00CF52A5" w:rsidP="006A057E"/>
    <w:p w14:paraId="33CDC64C" w14:textId="6562CC0A" w:rsidR="00EC2630" w:rsidRDefault="00EC2630" w:rsidP="006A057E">
      <w:r>
        <w:t xml:space="preserve">Keith et al. </w:t>
      </w:r>
      <w:r w:rsidR="004C6157">
        <w:t>2010</w:t>
      </w:r>
    </w:p>
    <w:p w14:paraId="709A2AA4" w14:textId="77777777" w:rsidR="004C6157" w:rsidRDefault="004C6157" w:rsidP="006A057E"/>
    <w:p w14:paraId="3A2E8697" w14:textId="277D9CB2" w:rsidR="000C3097" w:rsidRDefault="004C6157" w:rsidP="006A057E">
      <w:r>
        <w:t xml:space="preserve">Keith et al. </w:t>
      </w:r>
      <w:r>
        <w:t>2014</w:t>
      </w:r>
    </w:p>
    <w:p w14:paraId="5D7D5809" w14:textId="77777777" w:rsidR="004C6157" w:rsidRDefault="004C6157" w:rsidP="006A057E"/>
    <w:p w14:paraId="53EBFEC4" w14:textId="44D360B2" w:rsidR="009D7BBA" w:rsidRDefault="009D7BBA" w:rsidP="006A057E">
      <w:r>
        <w:t>Lamit et al. 2011</w:t>
      </w:r>
    </w:p>
    <w:p w14:paraId="65A82B49" w14:textId="77777777" w:rsidR="00FE4EA5" w:rsidRDefault="00FE4EA5" w:rsidP="006A057E"/>
    <w:p w14:paraId="7F9172CC" w14:textId="09EDEFCD" w:rsidR="00FE4EA5" w:rsidRDefault="00FE4EA5" w:rsidP="006A057E">
      <w:r>
        <w:t>Lamit et al. 2013</w:t>
      </w:r>
    </w:p>
    <w:p w14:paraId="70032C9C" w14:textId="77777777" w:rsidR="009D7BBA" w:rsidRDefault="009D7BBA" w:rsidP="006A057E"/>
    <w:p w14:paraId="7C316899" w14:textId="603DDA3F" w:rsidR="009D7BBA" w:rsidRDefault="009D7BBA" w:rsidP="006A057E">
      <w:r>
        <w:t>Lamit et al. 2014</w:t>
      </w:r>
    </w:p>
    <w:p w14:paraId="1F99917A" w14:textId="77777777" w:rsidR="009D7BBA" w:rsidRDefault="009D7BBA" w:rsidP="006A057E"/>
    <w:p w14:paraId="25EE2B65" w14:textId="7D105E5F" w:rsidR="000C3097" w:rsidRDefault="000C3097" w:rsidP="006A057E">
      <w:r>
        <w:t>Lau et al. 2014</w:t>
      </w:r>
    </w:p>
    <w:p w14:paraId="3D0381AE" w14:textId="77777777" w:rsidR="000C3097" w:rsidRDefault="000C3097" w:rsidP="006A057E"/>
    <w:p w14:paraId="53140A49" w14:textId="0D862590" w:rsidR="009D3C16" w:rsidRDefault="009D3C16" w:rsidP="00BC6F7F">
      <w:r>
        <w:t>Mooney et al. 2012</w:t>
      </w:r>
    </w:p>
    <w:p w14:paraId="762F3EB9" w14:textId="77777777" w:rsidR="009D3C16" w:rsidRDefault="009D3C16" w:rsidP="00BC6F7F"/>
    <w:p w14:paraId="1C8DC769" w14:textId="121F2359" w:rsidR="00D839BC" w:rsidRDefault="00D839BC" w:rsidP="00BC6F7F">
      <w:r>
        <w:t>Moya-Laraño 2011.</w:t>
      </w:r>
    </w:p>
    <w:p w14:paraId="0627CDBB" w14:textId="77777777" w:rsidR="00D839BC" w:rsidRDefault="00D839BC" w:rsidP="00BC6F7F"/>
    <w:p w14:paraId="4DAD972F" w14:textId="4FC83D8F" w:rsidR="008D4C85" w:rsidRDefault="008D4C85" w:rsidP="00BC6F7F">
      <w:r>
        <w:t>Oksanen et al. 2013</w:t>
      </w:r>
    </w:p>
    <w:p w14:paraId="178DCC47" w14:textId="77777777" w:rsidR="008D4C85" w:rsidRDefault="008D4C85" w:rsidP="00BC6F7F"/>
    <w:p w14:paraId="7654BDD8" w14:textId="46F42E82" w:rsidR="00BC6F7F" w:rsidRPr="00BC6F7F" w:rsidRDefault="00732A30" w:rsidP="00BC6F7F">
      <w:r>
        <w:t>Parmesan 2006</w:t>
      </w:r>
      <w:r w:rsidR="00FE23E4">
        <w:t xml:space="preserve">. </w:t>
      </w:r>
      <w:r>
        <w:t xml:space="preserve"> </w:t>
      </w:r>
      <w:r w:rsidR="00BC6F7F" w:rsidRPr="00BC6F7F">
        <w:t xml:space="preserve"> </w:t>
      </w:r>
    </w:p>
    <w:p w14:paraId="02C3F6FF" w14:textId="77777777" w:rsidR="00C01F2A" w:rsidRDefault="00C01F2A" w:rsidP="006A057E"/>
    <w:p w14:paraId="30C075A3" w14:textId="77777777" w:rsidR="00732A30" w:rsidRDefault="00732A30" w:rsidP="00732A30">
      <w:pPr>
        <w:rPr>
          <w:bCs/>
        </w:rPr>
      </w:pPr>
      <w:r>
        <w:t xml:space="preserve">Rafferty N.E. and Ives 2013. </w:t>
      </w:r>
      <w:r w:rsidRPr="002C71BA">
        <w:rPr>
          <w:bCs/>
        </w:rPr>
        <w:t>Phylogenetic</w:t>
      </w:r>
      <w:r w:rsidRPr="002C71BA">
        <w:t> trait-based analyses of </w:t>
      </w:r>
      <w:r w:rsidRPr="002C71BA">
        <w:rPr>
          <w:bCs/>
        </w:rPr>
        <w:t>ecological networks</w:t>
      </w:r>
      <w:r>
        <w:rPr>
          <w:bCs/>
        </w:rPr>
        <w:t>. Ecology 94: 2321-2333.</w:t>
      </w:r>
    </w:p>
    <w:p w14:paraId="4423E978" w14:textId="77777777" w:rsidR="00732A30" w:rsidRDefault="00732A30" w:rsidP="003E5471">
      <w:pPr>
        <w:rPr>
          <w:bCs/>
        </w:rPr>
      </w:pPr>
    </w:p>
    <w:p w14:paraId="64A81FF5" w14:textId="066DC279" w:rsidR="003E5471" w:rsidRPr="003E5471" w:rsidRDefault="003E5471" w:rsidP="003E5471">
      <w:pPr>
        <w:rPr>
          <w:bCs/>
          <w:iCs/>
        </w:rPr>
      </w:pPr>
      <w:r w:rsidRPr="003E5471">
        <w:rPr>
          <w:bCs/>
        </w:rPr>
        <w:t>Rezende, E., Lavabre, J., Guimarães Jr., P.R., Jordano, P. and Bascompte, J. 2007. Non-random coextinctions in phylogenetically structured mutualistic networks. </w:t>
      </w:r>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
    <w:p w14:paraId="5E8F1E9D" w14:textId="77777777" w:rsidR="001D0ED3" w:rsidRDefault="001D0ED3" w:rsidP="007F3CD0"/>
    <w:p w14:paraId="6CDAD871" w14:textId="18433DAB" w:rsidR="003F769E" w:rsidRDefault="003F769E" w:rsidP="007F3CD0">
      <w:r>
        <w:t>Rodriguez-Girones and Santamaria 2006.</w:t>
      </w:r>
    </w:p>
    <w:p w14:paraId="22AE4A55" w14:textId="77777777" w:rsidR="003F769E" w:rsidRDefault="003F769E" w:rsidP="007F3CD0"/>
    <w:p w14:paraId="32967C5F" w14:textId="68BEE9A6" w:rsidR="004B674D" w:rsidRDefault="004B674D" w:rsidP="007F3CD0">
      <w:r>
        <w:t>Ronce and Kirkpatrick 2001.</w:t>
      </w:r>
    </w:p>
    <w:p w14:paraId="522E0AF9" w14:textId="77777777" w:rsidR="004B674D" w:rsidRDefault="004B674D" w:rsidP="007F3CD0"/>
    <w:p w14:paraId="0E3ECCC9" w14:textId="17C6AD27" w:rsidR="004576BC" w:rsidRDefault="004576BC" w:rsidP="007F3CD0">
      <w:r>
        <w:t>Rowntree et al. 2011.</w:t>
      </w:r>
    </w:p>
    <w:p w14:paraId="1A430294" w14:textId="77777777" w:rsidR="004576BC" w:rsidRDefault="004576BC" w:rsidP="007F3CD0"/>
    <w:p w14:paraId="32278081" w14:textId="1FBDA0E3" w:rsidR="008A7B51" w:rsidRDefault="008A7B51" w:rsidP="007F3CD0">
      <w:r>
        <w:t>Sazima et al. 2010.</w:t>
      </w:r>
    </w:p>
    <w:p w14:paraId="3079A603" w14:textId="77777777" w:rsidR="008A7B51" w:rsidRDefault="008A7B51" w:rsidP="007F3CD0"/>
    <w:p w14:paraId="1EA1E4CD" w14:textId="16D0A6DF" w:rsidR="00C642E8" w:rsidRDefault="00C642E8" w:rsidP="007F3CD0">
      <w:r>
        <w:t>Schweitzer et al. 2008</w:t>
      </w:r>
    </w:p>
    <w:p w14:paraId="43D358E6" w14:textId="77777777" w:rsidR="00C642E8" w:rsidRDefault="00C642E8" w:rsidP="007F3CD0"/>
    <w:p w14:paraId="1CA16B9F" w14:textId="5F93FEA8" w:rsidR="004C6157" w:rsidRDefault="004C6157" w:rsidP="007F3CD0">
      <w:r>
        <w:t>Shuster et al. 2006</w:t>
      </w:r>
    </w:p>
    <w:p w14:paraId="77AA693B" w14:textId="77777777" w:rsidR="004C6157" w:rsidRDefault="004C6157" w:rsidP="007F3CD0"/>
    <w:p w14:paraId="40D5C11A" w14:textId="22FC40FD" w:rsidR="00AE78D7" w:rsidRDefault="00AE78D7" w:rsidP="007F3CD0">
      <w:r>
        <w:t>Strauss et al. 2005</w:t>
      </w:r>
    </w:p>
    <w:p w14:paraId="5ED7FA15" w14:textId="77777777" w:rsidR="00C642E8" w:rsidRDefault="00C642E8" w:rsidP="00C642E8"/>
    <w:p w14:paraId="08324297" w14:textId="3864B360" w:rsidR="00F33CE9" w:rsidRDefault="00F33CE9" w:rsidP="00C642E8">
      <w:r>
        <w:t>Stone and Robert 1991</w:t>
      </w:r>
      <w:r w:rsidR="000360F4">
        <w:t>.</w:t>
      </w:r>
    </w:p>
    <w:p w14:paraId="0B3153CE" w14:textId="77777777" w:rsidR="00F33CE9" w:rsidRDefault="00F33CE9" w:rsidP="00C642E8"/>
    <w:p w14:paraId="20A8FEEE" w14:textId="77777777" w:rsidR="00C642E8" w:rsidRDefault="00C642E8" w:rsidP="00C642E8">
      <w:pPr>
        <w:rPr>
          <w:bCs/>
        </w:rPr>
      </w:pPr>
      <w:r>
        <w:t xml:space="preserve">Thébault E. and Fontaine. C. 2010. </w:t>
      </w:r>
      <w:r w:rsidRPr="00397457">
        <w:rPr>
          <w:bCs/>
        </w:rPr>
        <w:t>Stability of Ecological Communities and the Architecture of Mutualistic and Trophic Networks</w:t>
      </w:r>
      <w:r>
        <w:rPr>
          <w:bCs/>
        </w:rPr>
        <w:t>. Science 329: 853-</w:t>
      </w:r>
      <w:r w:rsidRPr="00397457">
        <w:rPr>
          <w:bCs/>
        </w:rPr>
        <w:t>856</w:t>
      </w:r>
      <w:r>
        <w:rPr>
          <w:bCs/>
        </w:rPr>
        <w:t>.</w:t>
      </w:r>
    </w:p>
    <w:p w14:paraId="0E48B1CD" w14:textId="77777777" w:rsidR="00C642E8" w:rsidRDefault="00C642E8" w:rsidP="00C642E8"/>
    <w:p w14:paraId="635DEB0B" w14:textId="15D9C7F0" w:rsidR="00AE78D7" w:rsidRDefault="00C642E8" w:rsidP="00C642E8">
      <w:r w:rsidRPr="00BC6F7F">
        <w:t>Thompson, J.N. 1982. Interaction and Coevolution, John Wiley &amp; Sons, New York.</w:t>
      </w:r>
    </w:p>
    <w:p w14:paraId="74C875D8" w14:textId="2F67022A" w:rsidR="002D49CD" w:rsidRDefault="002D49CD" w:rsidP="007F3CD0">
      <w:r>
        <w:t>Wimp et al. 2005</w:t>
      </w:r>
    </w:p>
    <w:p w14:paraId="67A3A5B0" w14:textId="77777777" w:rsidR="00195B36" w:rsidRDefault="00195B36" w:rsidP="007F3CD0"/>
    <w:p w14:paraId="0C185244" w14:textId="1C18C1D0" w:rsidR="00195B36" w:rsidRDefault="00195B36" w:rsidP="007F3CD0">
      <w:r>
        <w:t>Thompson 2013.</w:t>
      </w:r>
    </w:p>
    <w:p w14:paraId="495DD7E1" w14:textId="77777777" w:rsidR="002D49CD" w:rsidRDefault="002D49CD" w:rsidP="007F3CD0"/>
    <w:p w14:paraId="17B9F786" w14:textId="77777777" w:rsidR="007B258A" w:rsidRDefault="007B258A" w:rsidP="007B258A">
      <w:r>
        <w:t>Whitham et al. 2012</w:t>
      </w:r>
    </w:p>
    <w:p w14:paraId="0FFA7DD4" w14:textId="77777777" w:rsidR="007B258A" w:rsidRDefault="007B258A" w:rsidP="007F3CD0"/>
    <w:p w14:paraId="33965244" w14:textId="4F981007" w:rsidR="001D0ED3" w:rsidRPr="002C71BA" w:rsidRDefault="001D0ED3" w:rsidP="007F3CD0">
      <w:r>
        <w:t xml:space="preserve">Winfree R., Gross B.J. and </w:t>
      </w:r>
      <w:r w:rsidR="004C334B">
        <w:t>Kremen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0E110D1D" w14:textId="11772EAD" w:rsidR="004576BC" w:rsidRDefault="007B258A" w:rsidP="006A057E">
      <w:r>
        <w:t>Wright et al. 1998</w:t>
      </w:r>
    </w:p>
    <w:p w14:paraId="0A203AA9" w14:textId="77777777" w:rsidR="007B258A" w:rsidRDefault="007B258A" w:rsidP="006A057E"/>
    <w:p w14:paraId="1851E0F9" w14:textId="57733D85" w:rsidR="00C073ED" w:rsidRDefault="00C073ED" w:rsidP="006A057E">
      <w:r>
        <w:t>Zytynksa et al. 2011</w:t>
      </w:r>
    </w:p>
    <w:p w14:paraId="24466F0D" w14:textId="77777777" w:rsidR="007B258A" w:rsidRDefault="007B258A" w:rsidP="006A057E"/>
    <w:p w14:paraId="4F1C5D94" w14:textId="77777777" w:rsidR="004576BC" w:rsidRDefault="004576BC" w:rsidP="006A057E"/>
    <w:p w14:paraId="7726D5F2" w14:textId="77777777" w:rsidR="00660EBC" w:rsidRDefault="00660EBC" w:rsidP="006A057E"/>
    <w:p w14:paraId="4D20339E" w14:textId="77777777" w:rsidR="002C71BA" w:rsidRDefault="002C71BA" w:rsidP="006A057E"/>
    <w:p w14:paraId="44654B0E" w14:textId="77777777" w:rsidR="002C71BA" w:rsidRDefault="002C71BA">
      <w:r>
        <w:br w:type="page"/>
      </w:r>
    </w:p>
    <w:p w14:paraId="578FC2AA" w14:textId="4187450B" w:rsidR="0088634C" w:rsidRPr="0000620C" w:rsidRDefault="0088634C" w:rsidP="006A057E">
      <w:pPr>
        <w:rPr>
          <w:b/>
        </w:rPr>
      </w:pPr>
      <w:r w:rsidRPr="0000620C">
        <w:rPr>
          <w:b/>
        </w:rPr>
        <w:t>Figure Legends</w:t>
      </w:r>
    </w:p>
    <w:p w14:paraId="77FB6E74" w14:textId="77777777" w:rsidR="005618DB" w:rsidRDefault="005618DB" w:rsidP="006A057E"/>
    <w:p w14:paraId="7D5272C8" w14:textId="6C39098E" w:rsidR="00D73E19" w:rsidRDefault="00D73E19" w:rsidP="006A057E">
      <w:r>
        <w:t xml:space="preserve">Figure 1. </w:t>
      </w:r>
      <w:r w:rsidR="0056209D">
        <w:t xml:space="preserve">Genotypic effect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ＭＳ ゴシック" w:eastAsia="ＭＳ ゴシック"/>
          <w:color w:val="000000"/>
        </w:rPr>
        <w:t>±</w:t>
      </w:r>
      <w:r w:rsidR="0056209D">
        <w:t xml:space="preserve">1 </w:t>
      </w:r>
      <w:r w:rsidR="00502228">
        <w:t>SD)</w:t>
      </w:r>
      <w:r w:rsidR="0056209D">
        <w:t xml:space="preserve">. </w:t>
      </w:r>
      <w:r w:rsidR="00E06C16">
        <w:t>The bivariate plot (C)</w:t>
      </w:r>
      <w:r w:rsidR="00CB4982">
        <w:t xml:space="preserve"> </w:t>
      </w:r>
      <w:r w:rsidR="00E06C16">
        <w:t>shows t</w:t>
      </w:r>
      <w:r w:rsidR="00C310EA">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xml:space="preserve">) of simulated communities for both even (black) and un-even (red) communities ranged from 0 to </w:t>
      </w:r>
      <w:r w:rsidR="00822E8A">
        <w:t>0.58 with none greater than 0.6</w:t>
      </w:r>
      <w:r w:rsidR="00DC441B">
        <w:t>0 (dashed line</w:t>
      </w:r>
      <w:r w:rsidR="003709C2">
        <w:t>)</w:t>
      </w:r>
      <w:r w:rsidR="0094043F">
        <w:t xml:space="preserve"> across the range of genotypic effect</w:t>
      </w:r>
      <w:r w:rsidR="003A33E0">
        <w:t xml:space="preserve"> used in the simulation experiment</w:t>
      </w:r>
      <w:r w:rsidR="00DC441B">
        <w:t>.</w:t>
      </w:r>
    </w:p>
    <w:p w14:paraId="7694C290" w14:textId="77777777" w:rsidR="002273E0" w:rsidRDefault="002273E0" w:rsidP="006A057E"/>
    <w:p w14:paraId="389B2D32" w14:textId="3942D1D6" w:rsidR="001769B9" w:rsidRPr="00E074A4" w:rsidRDefault="001769B9" w:rsidP="006A057E">
      <w:r>
        <w:t xml:space="preserve">Figure 2. </w:t>
      </w:r>
      <w:r w:rsidR="001F4049">
        <w:t>Plot showing the structure of the empirical b</w:t>
      </w:r>
      <w:r w:rsidR="007D7C9F">
        <w:t xml:space="preserve">ipartite network </w:t>
      </w:r>
      <w:r w:rsidR="001F4049">
        <w:t xml:space="preserve">of </w:t>
      </w:r>
      <w:r w:rsidR="007D7C9F">
        <w:t>genotypes (left</w:t>
      </w:r>
      <w:r w:rsidR="00E831C8">
        <w:t xml:space="preserve"> nodes</w:t>
      </w:r>
      <w:r w:rsidR="007D7C9F">
        <w:t>) and species</w:t>
      </w:r>
      <w:r w:rsidR="00E074A4">
        <w:t xml:space="preserve"> (right</w:t>
      </w:r>
      <w:r w:rsidR="00E831C8">
        <w:t xml:space="preserve"> nodes</w:t>
      </w:r>
      <w:r w:rsidR="00E074A4">
        <w:t>) for the narrowleaf cottonwood (</w:t>
      </w:r>
      <w:r w:rsidR="00E074A4">
        <w:rPr>
          <w:i/>
        </w:rPr>
        <w:t>Populus angustifolia</w:t>
      </w:r>
      <w:r w:rsidR="00E074A4">
        <w:t xml:space="preserve">) canopy arthropod. </w:t>
      </w:r>
      <w:r w:rsidR="00B213A1">
        <w:t>Nodes are scaled by the marginal totals for genotypes (i.e., total arthropod abundance) and species (i.e., that species total</w:t>
      </w:r>
      <w:r w:rsidR="00D24BAD">
        <w:t xml:space="preserve"> abundance</w:t>
      </w:r>
      <w:r w:rsidR="00B213A1">
        <w:t xml:space="preserve">). </w:t>
      </w:r>
      <w:r w:rsidR="006A54A8">
        <w:t>T</w:t>
      </w:r>
      <w:r w:rsidR="00E11C21">
        <w:t xml:space="preserve">he nodes are arranged in order of </w:t>
      </w:r>
      <w:r w:rsidR="006A54A8">
        <w:t>increasing interactions</w:t>
      </w:r>
      <w:r w:rsidR="00E11C21">
        <w:t xml:space="preserve">, which corresponds to increasing </w:t>
      </w:r>
      <w:r w:rsidR="00712D69">
        <w:t>centrality</w:t>
      </w:r>
      <w:r w:rsidR="00E11C21">
        <w:t xml:space="preserve"> bottom to top</w:t>
      </w:r>
      <w:r w:rsidR="006A54A8">
        <w:t>, and are colored by module membership</w:t>
      </w:r>
      <w:r w:rsidR="00E11C21">
        <w:t xml:space="preserve">. </w:t>
      </w:r>
      <w:r w:rsidR="00E831C8">
        <w:t>Lines show interaction</w:t>
      </w:r>
      <w:r w:rsidR="00A871BB">
        <w:t>s</w:t>
      </w:r>
      <w:r w:rsidR="00E831C8">
        <w:t xml:space="preserve"> between genotypes and species scaled by the average abundance of each arthropod species across all individuals of a given genotype. </w:t>
      </w:r>
      <w:r w:rsidR="007B4366">
        <w:t>Genotype names follow the naming pr</w:t>
      </w:r>
      <w:r w:rsidR="0067161F">
        <w:t>esented in Keith et al. (2014) and t</w:t>
      </w:r>
      <w:r w:rsidR="00DE173F">
        <w:t xml:space="preserve">axonomic identification of </w:t>
      </w:r>
      <w:r w:rsidR="00736329">
        <w:t xml:space="preserve">the arthropod community </w:t>
      </w:r>
      <w:r w:rsidR="00DE173F">
        <w:t>is pr</w:t>
      </w:r>
      <w:r w:rsidR="008350F7">
        <w:t xml:space="preserve">ovided </w:t>
      </w:r>
      <w:r w:rsidR="00DE173F">
        <w:t>in Supplementary Materials.</w:t>
      </w:r>
    </w:p>
    <w:p w14:paraId="34219F2C" w14:textId="77777777" w:rsidR="001769B9" w:rsidRDefault="001769B9" w:rsidP="006A057E"/>
    <w:p w14:paraId="58134A61" w14:textId="1C0639F7"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 xml:space="preserve">l abundances were un-even (red),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RDefault="00D73E19"/>
    <w:p w14:paraId="2E71C9EF" w14:textId="77777777" w:rsidR="00D73E19" w:rsidRDefault="00D73E19"/>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77777777" w:rsidR="008558E2" w:rsidRDefault="008558E2" w:rsidP="008558E2">
      <w:r>
        <w:t>Figure 1</w:t>
      </w:r>
    </w:p>
    <w:p w14:paraId="70E3DADB" w14:textId="77777777" w:rsidR="008558E2" w:rsidRDefault="0025414E" w:rsidP="006A057E">
      <w:pPr>
        <w:sectPr w:rsidR="008558E2" w:rsidSect="008558E2">
          <w:pgSz w:w="15840" w:h="12240" w:orient="landscape"/>
          <w:pgMar w:top="1800" w:right="1440" w:bottom="1800" w:left="1440" w:header="720" w:footer="720" w:gutter="0"/>
          <w:cols w:space="720"/>
          <w:docGrid w:linePitch="360"/>
        </w:sectPr>
      </w:pPr>
      <w:commentRangeStart w:id="33"/>
      <w:r>
        <w:rPr>
          <w:noProof/>
        </w:rPr>
        <w:drawing>
          <wp:inline distT="0" distB="0" distL="0" distR="0" wp14:anchorId="6922B2B0" wp14:editId="1F7BECA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commentRangeEnd w:id="33"/>
    </w:p>
    <w:p w14:paraId="25FA11DA" w14:textId="5A9D4D6A" w:rsidR="00C314D3" w:rsidRDefault="00766334" w:rsidP="006A057E">
      <w:r>
        <w:rPr>
          <w:rStyle w:val="CommentReference"/>
        </w:rPr>
        <w:commentReference w:id="33"/>
      </w:r>
      <w:r w:rsidR="00C314D3">
        <w:t>Figure 2</w:t>
      </w:r>
    </w:p>
    <w:p w14:paraId="48E572D5" w14:textId="3E4A591C" w:rsidR="007103BF" w:rsidRDefault="00246EBE" w:rsidP="006A057E">
      <w:pPr>
        <w:sectPr w:rsidR="007103BF" w:rsidSect="006F33B2">
          <w:pgSz w:w="12240" w:h="15840"/>
          <w:pgMar w:top="1440" w:right="1800" w:bottom="1440" w:left="1800" w:header="720" w:footer="720" w:gutter="0"/>
          <w:cols w:space="720"/>
          <w:docGrid w:linePitch="360"/>
        </w:sectPr>
      </w:pPr>
      <w:r>
        <w:rPr>
          <w:noProof/>
        </w:rPr>
        <w:drawing>
          <wp:inline distT="0" distB="0" distL="0" distR="0" wp14:anchorId="164EE5A2" wp14:editId="588AD3D9">
            <wp:extent cx="3988664" cy="8001000"/>
            <wp:effectExtent l="0" t="0" r="0" b="0"/>
            <wp:docPr id="3" name="Picture 3" descr="Macintosh HD:Users:Aeolus:Desktop:Screen shot 2014-03-19 at 11.4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11.41.33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664" cy="8001000"/>
                    </a:xfrm>
                    <a:prstGeom prst="rect">
                      <a:avLst/>
                    </a:prstGeom>
                    <a:noFill/>
                    <a:ln>
                      <a:noFill/>
                    </a:ln>
                  </pic:spPr>
                </pic:pic>
              </a:graphicData>
            </a:graphic>
          </wp:inline>
        </w:drawing>
      </w:r>
    </w:p>
    <w:p w14:paraId="4A13ECB2" w14:textId="369C2CF4" w:rsidR="00C314D3" w:rsidRDefault="00C314D3" w:rsidP="006A057E">
      <w:r>
        <w:t>Figure 3</w:t>
      </w:r>
    </w:p>
    <w:p w14:paraId="56E7464C" w14:textId="709C7C74" w:rsidR="005D157D" w:rsidRDefault="0009431D" w:rsidP="006A057E">
      <w:r>
        <w:rPr>
          <w:noProof/>
        </w:rPr>
        <w:drawing>
          <wp:inline distT="0" distB="0" distL="0" distR="0" wp14:anchorId="141DDD2A" wp14:editId="623B70C6">
            <wp:extent cx="6316244" cy="5143500"/>
            <wp:effectExtent l="0" t="0" r="8890" b="0"/>
            <wp:docPr id="10" name="Picture 10" descr="Macintosh HD:Users:Aeolus:Desktop:Screen shot 2014-03-19 at 2.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eolus:Desktop:Screen shot 2014-03-19 at 2.28.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255" cy="5143509"/>
                    </a:xfrm>
                    <a:prstGeom prst="rect">
                      <a:avLst/>
                    </a:prstGeom>
                    <a:noFill/>
                    <a:ln>
                      <a:noFill/>
                    </a:ln>
                  </pic:spPr>
                </pic:pic>
              </a:graphicData>
            </a:graphic>
          </wp:inline>
        </w:drawing>
      </w:r>
    </w:p>
    <w:p w14:paraId="1A273F63" w14:textId="47F87361" w:rsidR="006714DD" w:rsidRPr="002F2CE3" w:rsidRDefault="00347002" w:rsidP="006A057E">
      <w:pPr>
        <w:rPr>
          <w:rFonts w:ascii="Times New Roman" w:hAnsi="Times New Roman" w:cs="Times New Roman"/>
          <w:b/>
        </w:rPr>
      </w:pPr>
      <w:r w:rsidRPr="002F2CE3">
        <w:rPr>
          <w:rFonts w:ascii="Times New Roman" w:hAnsi="Times New Roman" w:cs="Times New Roman"/>
          <w:b/>
        </w:rPr>
        <w:t>Supplementary Materials</w:t>
      </w:r>
    </w:p>
    <w:p w14:paraId="06792589" w14:textId="77777777" w:rsidR="00152FAC" w:rsidRPr="002F2CE3" w:rsidRDefault="00152FAC" w:rsidP="006A057E">
      <w:pPr>
        <w:rPr>
          <w:rFonts w:ascii="Times New Roman" w:hAnsi="Times New Roman" w:cs="Times New Roman"/>
        </w:rPr>
      </w:pPr>
    </w:p>
    <w:p w14:paraId="70A1B6E2" w14:textId="64654850" w:rsidR="00152FAC" w:rsidRPr="002F2CE3" w:rsidRDefault="00687F4E" w:rsidP="006A057E">
      <w:pPr>
        <w:rPr>
          <w:rFonts w:ascii="Times New Roman" w:hAnsi="Times New Roman" w:cs="Times New Roman"/>
        </w:rPr>
      </w:pPr>
      <w:r w:rsidRPr="002F2CE3">
        <w:rPr>
          <w:rFonts w:ascii="Times New Roman" w:hAnsi="Times New Roman" w:cs="Times New Roman"/>
        </w:rPr>
        <w:t xml:space="preserve">Equation </w:t>
      </w:r>
      <w:r w:rsidR="002F69B0">
        <w:rPr>
          <w:rFonts w:ascii="Times New Roman" w:hAnsi="Times New Roman" w:cs="Times New Roman"/>
        </w:rPr>
        <w:t>used for simulation experiment</w:t>
      </w:r>
      <w:r w:rsidR="00033302">
        <w:rPr>
          <w:rFonts w:ascii="Times New Roman" w:hAnsi="Times New Roman" w:cs="Times New Roman"/>
        </w:rPr>
        <w:t xml:space="preserve"> where e</w:t>
      </w:r>
      <w:r w:rsidR="00AE6B0B" w:rsidRPr="002F2CE3">
        <w:rPr>
          <w:rFonts w:ascii="Times New Roman" w:hAnsi="Times New Roman" w:cs="Times New Roman"/>
        </w:rPr>
        <w:t>quilibrium</w:t>
      </w:r>
      <w:r w:rsidR="00152FAC" w:rsidRPr="002F2CE3">
        <w:rPr>
          <w:rFonts w:ascii="Times New Roman" w:hAnsi="Times New Roman" w:cs="Times New Roman"/>
        </w:rPr>
        <w:t xml:space="preserve"> </w:t>
      </w:r>
      <w:r w:rsidR="00B43BEE" w:rsidRPr="002F2CE3">
        <w:rPr>
          <w:rFonts w:ascii="Times New Roman" w:hAnsi="Times New Roman" w:cs="Times New Roman"/>
        </w:rPr>
        <w:t xml:space="preserve">“arthropod </w:t>
      </w:r>
      <w:r w:rsidRPr="002F2CE3">
        <w:rPr>
          <w:rFonts w:ascii="Times New Roman" w:hAnsi="Times New Roman" w:cs="Times New Roman"/>
        </w:rPr>
        <w:t>s</w:t>
      </w:r>
      <w:r w:rsidR="00AE6B0B" w:rsidRPr="002F2CE3">
        <w:rPr>
          <w:rFonts w:ascii="Times New Roman" w:hAnsi="Times New Roman" w:cs="Times New Roman"/>
        </w:rPr>
        <w:t>pecies</w:t>
      </w:r>
      <w:r w:rsidR="00670BCD">
        <w:rPr>
          <w:rFonts w:ascii="Times New Roman" w:hAnsi="Times New Roman" w:cs="Times New Roman"/>
        </w:rPr>
        <w:t>”</w:t>
      </w:r>
      <w:r w:rsidR="00AE6B0B" w:rsidRPr="002F2CE3">
        <w:rPr>
          <w:rFonts w:ascii="Times New Roman" w:hAnsi="Times New Roman" w:cs="Times New Roman"/>
        </w:rPr>
        <w:t xml:space="preserve"> </w:t>
      </w:r>
      <w:r w:rsidRPr="002F2CE3">
        <w:rPr>
          <w:rFonts w:ascii="Times New Roman" w:hAnsi="Times New Roman" w:cs="Times New Roman"/>
        </w:rPr>
        <w:t>a</w:t>
      </w:r>
      <w:r w:rsidR="00152FAC" w:rsidRPr="002F2CE3">
        <w:rPr>
          <w:rFonts w:ascii="Times New Roman" w:hAnsi="Times New Roman" w:cs="Times New Roman"/>
        </w:rPr>
        <w:t xml:space="preserve">bundances </w:t>
      </w:r>
      <w:r w:rsidR="006D6C0B">
        <w:rPr>
          <w:rFonts w:ascii="Times New Roman" w:hAnsi="Times New Roman" w:cs="Times New Roman"/>
        </w:rPr>
        <w:t xml:space="preserve">are </w:t>
      </w:r>
      <w:r w:rsidR="002F69B0">
        <w:rPr>
          <w:rFonts w:ascii="Times New Roman" w:hAnsi="Times New Roman" w:cs="Times New Roman"/>
        </w:rPr>
        <w:t xml:space="preserve">determined by </w:t>
      </w:r>
      <w:r w:rsidR="00B43BEE" w:rsidRPr="002F2CE3">
        <w:rPr>
          <w:rFonts w:ascii="Times New Roman" w:hAnsi="Times New Roman" w:cs="Times New Roman"/>
        </w:rPr>
        <w:t xml:space="preserve">genetically based phenotypic variation in a </w:t>
      </w:r>
      <w:r w:rsidR="00670BCD">
        <w:rPr>
          <w:rFonts w:ascii="Times New Roman" w:hAnsi="Times New Roman" w:cs="Times New Roman"/>
        </w:rPr>
        <w:t>“</w:t>
      </w:r>
      <w:r w:rsidR="00B43BEE" w:rsidRPr="002F2CE3">
        <w:rPr>
          <w:rFonts w:ascii="Times New Roman" w:hAnsi="Times New Roman" w:cs="Times New Roman"/>
        </w:rPr>
        <w:t>foundation species</w:t>
      </w:r>
      <w:r w:rsidR="00670BCD">
        <w:rPr>
          <w:rFonts w:ascii="Times New Roman" w:hAnsi="Times New Roman" w:cs="Times New Roman"/>
        </w:rPr>
        <w:t>”</w:t>
      </w:r>
      <w:r w:rsidR="00B43BEE" w:rsidRPr="002F2CE3">
        <w:rPr>
          <w:rFonts w:ascii="Times New Roman" w:hAnsi="Times New Roman" w:cs="Times New Roman"/>
        </w:rPr>
        <w:t xml:space="preserve">, </w:t>
      </w:r>
      <w:r w:rsidR="00503622" w:rsidRPr="002F2CE3">
        <w:rPr>
          <w:rFonts w:ascii="Times New Roman" w:hAnsi="Times New Roman" w:cs="Times New Roman"/>
        </w:rPr>
        <w:t xml:space="preserve">following the notation of </w:t>
      </w:r>
      <w:r w:rsidR="00152FAC" w:rsidRPr="002F2CE3">
        <w:rPr>
          <w:rFonts w:ascii="Times New Roman" w:hAnsi="Times New Roman" w:cs="Times New Roman"/>
        </w:rPr>
        <w:t>Shuster et al. (2006)</w:t>
      </w:r>
      <w:r w:rsidR="0081223E">
        <w:rPr>
          <w:rFonts w:ascii="Times New Roman" w:hAnsi="Times New Roman" w:cs="Times New Roman"/>
        </w:rPr>
        <w:t>:</w:t>
      </w:r>
    </w:p>
    <w:p w14:paraId="659D6E00" w14:textId="77777777" w:rsidR="00566E1F" w:rsidRPr="002F2CE3" w:rsidRDefault="00566E1F" w:rsidP="006A057E">
      <w:pPr>
        <w:rPr>
          <w:rFonts w:ascii="Times New Roman" w:hAnsi="Times New Roman" w:cs="Times New Roman"/>
        </w:rPr>
      </w:pPr>
    </w:p>
    <w:p w14:paraId="2C9D3FEE" w14:textId="53E210C8" w:rsidR="00C17BAE" w:rsidRPr="002F2CE3" w:rsidRDefault="004D2A96"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2F2CE3">
        <w:rPr>
          <w:rFonts w:ascii="Times New Roman" w:hAnsi="Times New Roman" w:cs="Times New Roman"/>
        </w:rPr>
        <w:t xml:space="preserve"> </w:t>
      </w:r>
    </w:p>
    <w:p w14:paraId="29F39D53" w14:textId="77777777" w:rsidR="001B626D" w:rsidRDefault="001B626D" w:rsidP="001B626D">
      <w:pPr>
        <w:rPr>
          <w:rFonts w:ascii="Times New Roman" w:hAnsi="Times New Roman" w:cs="Times New Roman"/>
          <w:i/>
          <w:u w:val="single"/>
        </w:rPr>
      </w:pPr>
    </w:p>
    <w:p w14:paraId="2E012DA1" w14:textId="72926C47" w:rsidR="001B626D" w:rsidRPr="002F2CE3" w:rsidRDefault="006E09FB" w:rsidP="001B626D">
      <w:pPr>
        <w:rPr>
          <w:rFonts w:ascii="Times New Roman" w:hAnsi="Times New Roman" w:cs="Times New Roman"/>
          <w:i/>
          <w:u w:val="single"/>
        </w:rPr>
      </w:pPr>
      <w:r>
        <w:rPr>
          <w:rFonts w:ascii="Times New Roman" w:hAnsi="Times New Roman" w:cs="Times New Roman"/>
          <w:i/>
          <w:u w:val="single"/>
        </w:rPr>
        <w:t>Genotypic Effect</w:t>
      </w:r>
      <w:r w:rsidR="001B626D" w:rsidRPr="002F2CE3">
        <w:rPr>
          <w:rFonts w:ascii="Times New Roman" w:hAnsi="Times New Roman" w:cs="Times New Roman"/>
          <w:i/>
          <w:u w:val="single"/>
        </w:rPr>
        <w:t xml:space="preserve"> Variables</w:t>
      </w:r>
    </w:p>
    <w:p w14:paraId="7E40525A" w14:textId="084D0406" w:rsidR="001B626D" w:rsidRPr="002F2CE3"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Pr>
          <w:rFonts w:ascii="Times New Roman" w:hAnsi="Times New Roman" w:cs="Times New Roman"/>
        </w:rPr>
        <w:t xml:space="preserve"> = </w:t>
      </w:r>
      <w:r w:rsidR="00A5734E">
        <w:rPr>
          <w:rFonts w:ascii="Times New Roman" w:hAnsi="Times New Roman" w:cs="Times New Roman"/>
        </w:rPr>
        <w:t>Selection I</w:t>
      </w:r>
      <w:r w:rsidR="00AB5974">
        <w:rPr>
          <w:rFonts w:ascii="Times New Roman" w:hAnsi="Times New Roman" w:cs="Times New Roman"/>
        </w:rPr>
        <w:t xml:space="preserve">ntensity </w:t>
      </w:r>
      <w:r w:rsidR="00CD0C71">
        <w:rPr>
          <w:rFonts w:ascii="Times New Roman" w:hAnsi="Times New Roman" w:cs="Times New Roman"/>
        </w:rPr>
        <w:t xml:space="preserve">term </w:t>
      </w:r>
      <w:r w:rsidR="00AB5974">
        <w:rPr>
          <w:rFonts w:ascii="Times New Roman" w:hAnsi="Times New Roman" w:cs="Times New Roman"/>
        </w:rPr>
        <w:t>in Shuster et al. 2006</w:t>
      </w:r>
    </w:p>
    <w:p w14:paraId="04A430DF" w14:textId="297FF344" w:rsidR="001B626D" w:rsidRPr="002F2CE3" w:rsidRDefault="001B626D" w:rsidP="001B626D">
      <w:pPr>
        <w:rPr>
          <w:rFonts w:ascii="Times New Roman" w:hAnsi="Times New Roman" w:cs="Times New Roman"/>
        </w:rPr>
      </w:pPr>
      <m:oMath>
        <m:r>
          <w:rPr>
            <w:rFonts w:ascii="Cambria Math" w:hAnsi="Cambria Math" w:cs="Times New Roman"/>
          </w:rPr>
          <m:t>C=</m:t>
        </m:r>
      </m:oMath>
      <w:r w:rsidRPr="002F2CE3">
        <w:rPr>
          <w:rFonts w:ascii="Times New Roman" w:hAnsi="Times New Roman" w:cs="Times New Roman"/>
        </w:rPr>
        <w:t xml:space="preserve"> “Genotypic Effect” </w:t>
      </w:r>
      <w:r w:rsidR="00957847">
        <w:rPr>
          <w:rFonts w:ascii="Times New Roman" w:hAnsi="Times New Roman" w:cs="Times New Roman"/>
        </w:rPr>
        <w:t xml:space="preserve">modulated </w:t>
      </w:r>
      <w:r w:rsidR="00D504D7">
        <w:rPr>
          <w:rFonts w:ascii="Times New Roman" w:hAnsi="Times New Roman" w:cs="Times New Roman"/>
        </w:rPr>
        <w:t xml:space="preserve">in </w:t>
      </w:r>
      <w:r w:rsidR="00957847">
        <w:rPr>
          <w:rFonts w:ascii="Times New Roman" w:hAnsi="Times New Roman" w:cs="Times New Roman"/>
        </w:rPr>
        <w:t>the simulation experiment</w:t>
      </w:r>
      <w:r w:rsidRPr="002F2CE3">
        <w:rPr>
          <w:rFonts w:ascii="Times New Roman" w:hAnsi="Times New Roman" w:cs="Times New Roman"/>
        </w:rPr>
        <w:t xml:space="preserve"> </w:t>
      </w:r>
    </w:p>
    <w:p w14:paraId="2DA2904C" w14:textId="77777777" w:rsidR="00072FC7" w:rsidRPr="002F2CE3" w:rsidRDefault="00072FC7" w:rsidP="006A057E">
      <w:pPr>
        <w:rPr>
          <w:rFonts w:ascii="Times New Roman" w:hAnsi="Times New Roman" w:cs="Times New Roman"/>
        </w:rPr>
      </w:pPr>
    </w:p>
    <w:p w14:paraId="5052C9C2" w14:textId="13130387"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Indices</w:t>
      </w:r>
    </w:p>
    <w:p w14:paraId="06F8E73A" w14:textId="373803BB" w:rsidR="002515C8" w:rsidRPr="002F2CE3" w:rsidRDefault="002515C8" w:rsidP="002515C8">
      <w:pPr>
        <w:rPr>
          <w:rFonts w:ascii="Times New Roman" w:hAnsi="Times New Roman" w:cs="Times New Roman"/>
        </w:rPr>
      </w:pPr>
      <m:oMath>
        <m:r>
          <w:rPr>
            <w:rFonts w:ascii="Cambria Math" w:hAnsi="Cambria Math" w:cs="Times New Roman"/>
          </w:rPr>
          <m:t>i=</m:t>
        </m:r>
      </m:oMath>
      <w:r w:rsidR="00C7689A" w:rsidRPr="002F2CE3">
        <w:rPr>
          <w:rFonts w:ascii="Times New Roman" w:hAnsi="Times New Roman" w:cs="Times New Roman"/>
        </w:rPr>
        <w:t xml:space="preserve"> Foundation tree i</w:t>
      </w:r>
      <w:r w:rsidRPr="002F2CE3">
        <w:rPr>
          <w:rFonts w:ascii="Times New Roman" w:hAnsi="Times New Roman" w:cs="Times New Roman"/>
        </w:rPr>
        <w:t>ndividual index</w:t>
      </w:r>
    </w:p>
    <w:p w14:paraId="7A8DA4D1" w14:textId="3D0CB67F" w:rsidR="002515C8" w:rsidRPr="002F2CE3" w:rsidRDefault="002515C8" w:rsidP="002515C8">
      <w:pPr>
        <w:rPr>
          <w:rFonts w:ascii="Times New Roman" w:hAnsi="Times New Roman" w:cs="Times New Roman"/>
        </w:rPr>
      </w:pPr>
      <m:oMath>
        <m:r>
          <w:rPr>
            <w:rFonts w:ascii="Cambria Math" w:hAnsi="Cambria Math" w:cs="Times New Roman"/>
          </w:rPr>
          <m:t>j=</m:t>
        </m:r>
      </m:oMath>
      <w:r w:rsidR="00C7689A" w:rsidRPr="002F2CE3">
        <w:rPr>
          <w:rFonts w:ascii="Times New Roman" w:hAnsi="Times New Roman" w:cs="Times New Roman"/>
        </w:rPr>
        <w:t xml:space="preserve"> Arthropod s</w:t>
      </w:r>
      <w:r w:rsidRPr="002F2CE3">
        <w:rPr>
          <w:rFonts w:ascii="Times New Roman" w:hAnsi="Times New Roman" w:cs="Times New Roman"/>
        </w:rPr>
        <w:t>pecies index</w:t>
      </w:r>
    </w:p>
    <w:p w14:paraId="0CFAD333" w14:textId="77777777" w:rsidR="004B1BAA" w:rsidRPr="002F2CE3" w:rsidRDefault="004B1BAA" w:rsidP="006A057E">
      <w:pPr>
        <w:rPr>
          <w:rFonts w:ascii="Times New Roman" w:hAnsi="Times New Roman" w:cs="Times New Roman"/>
        </w:rPr>
      </w:pPr>
    </w:p>
    <w:p w14:paraId="0D850CA5" w14:textId="192255E8"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Arthropod Variables</w:t>
      </w:r>
    </w:p>
    <w:p w14:paraId="4B95F745" w14:textId="6D20064B" w:rsidR="002515C8" w:rsidRPr="002F2CE3" w:rsidRDefault="002515C8"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2F2CE3">
        <w:rPr>
          <w:rFonts w:ascii="Times New Roman" w:hAnsi="Times New Roman" w:cs="Times New Roman"/>
        </w:rPr>
        <w:t xml:space="preserve"> Arthropod a</w:t>
      </w:r>
      <w:r w:rsidRPr="002F2CE3">
        <w:rPr>
          <w:rFonts w:ascii="Times New Roman" w:hAnsi="Times New Roman" w:cs="Times New Roman"/>
        </w:rPr>
        <w:t>bundance</w:t>
      </w:r>
      <w:r w:rsidR="00C7689A" w:rsidRPr="002F2CE3">
        <w:rPr>
          <w:rFonts w:ascii="Times New Roman" w:hAnsi="Times New Roman" w:cs="Times New Roman"/>
        </w:rPr>
        <w:t xml:space="preserve"> at equilibrium</w:t>
      </w:r>
    </w:p>
    <w:p w14:paraId="12AC9F91" w14:textId="144C8884" w:rsidR="00C7689A" w:rsidRPr="002F2CE3" w:rsidRDefault="00C7689A" w:rsidP="002515C8">
      <w:pPr>
        <w:rPr>
          <w:rFonts w:ascii="Times New Roman" w:hAnsi="Times New Roman" w:cs="Times New Roman"/>
        </w:rPr>
      </w:pPr>
      <m:oMath>
        <m:r>
          <w:rPr>
            <w:rFonts w:ascii="Cambria Math" w:hAnsi="Cambria Math" w:cs="Times New Roman"/>
          </w:rPr>
          <m:t>K=</m:t>
        </m:r>
      </m:oMath>
      <w:r w:rsidRPr="002F2CE3">
        <w:rPr>
          <w:rFonts w:ascii="Times New Roman" w:hAnsi="Times New Roman" w:cs="Times New Roman"/>
        </w:rPr>
        <w:t xml:space="preserve"> Arthropod carrying c</w:t>
      </w:r>
      <w:r w:rsidRPr="002F2CE3">
        <w:rPr>
          <w:rFonts w:ascii="Times New Roman" w:hAnsi="Times New Roman" w:cs="Times New Roman"/>
        </w:rPr>
        <w:t>apacity</w:t>
      </w:r>
    </w:p>
    <w:p w14:paraId="5AEEEEBA" w14:textId="5D6A1AE8" w:rsidR="00B43BEE" w:rsidRPr="002F2CE3" w:rsidRDefault="00B43BEE"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2F2CE3">
        <w:rPr>
          <w:rFonts w:ascii="Times New Roman" w:hAnsi="Times New Roman" w:cs="Times New Roman"/>
        </w:rPr>
        <w:t xml:space="preserve"> Arthropod trait value</w:t>
      </w:r>
    </w:p>
    <w:p w14:paraId="1B493ACD" w14:textId="4A97252D" w:rsidR="00B43BEE" w:rsidRPr="002F2CE3" w:rsidRDefault="00B43BEE"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2F2CE3">
        <w:rPr>
          <w:rFonts w:ascii="Times New Roman" w:hAnsi="Times New Roman" w:cs="Times New Roman"/>
        </w:rPr>
        <w:t>Variation in the arthropod trait values</w:t>
      </w:r>
    </w:p>
    <w:p w14:paraId="63618D28" w14:textId="77777777" w:rsidR="00B43BEE" w:rsidRPr="002F2CE3" w:rsidRDefault="00B43BEE"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Pr="002F2CE3">
        <w:rPr>
          <w:rFonts w:ascii="Times New Roman" w:hAnsi="Times New Roman" w:cs="Times New Roman"/>
        </w:rPr>
        <w:t xml:space="preserve"> Mean arthropod trait value</w:t>
      </w:r>
    </w:p>
    <w:p w14:paraId="0A4D926B" w14:textId="77777777" w:rsidR="00072FC7" w:rsidRPr="002F2CE3" w:rsidRDefault="00072FC7" w:rsidP="002515C8">
      <w:pPr>
        <w:rPr>
          <w:rFonts w:ascii="Times New Roman" w:hAnsi="Times New Roman" w:cs="Times New Roman"/>
        </w:rPr>
      </w:pPr>
    </w:p>
    <w:p w14:paraId="0F4DA48E" w14:textId="5B4ABA09" w:rsidR="004B1BAA"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Tree Variable</w:t>
      </w:r>
    </w:p>
    <w:p w14:paraId="24571C5E" w14:textId="59C36C4E" w:rsidR="004B1BAA" w:rsidRPr="002F2CE3" w:rsidRDefault="004B1BAA"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2F2CE3">
        <w:rPr>
          <w:rFonts w:ascii="Times New Roman" w:hAnsi="Times New Roman" w:cs="Times New Roman"/>
        </w:rPr>
        <w:t xml:space="preserve"> Tree phenotypic trait value</w:t>
      </w:r>
      <w:r w:rsidR="00553BC4" w:rsidRPr="002F2CE3">
        <w:rPr>
          <w:rFonts w:ascii="Times New Roman" w:hAnsi="Times New Roman" w:cs="Times New Roman"/>
        </w:rPr>
        <w:t>,</w:t>
      </w:r>
    </w:p>
    <w:p w14:paraId="413B7E59" w14:textId="77777777" w:rsidR="00424BC2" w:rsidRPr="002F2CE3" w:rsidRDefault="00424BC2" w:rsidP="002515C8">
      <w:pPr>
        <w:rPr>
          <w:rFonts w:ascii="Times New Roman" w:hAnsi="Times New Roman" w:cs="Times New Roman"/>
        </w:rPr>
      </w:pPr>
    </w:p>
    <w:p w14:paraId="22AAAC17" w14:textId="0898A342" w:rsidR="00EA0D63"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Environmental Variable</w:t>
      </w:r>
    </w:p>
    <w:p w14:paraId="64D19824" w14:textId="1A414A8A" w:rsidR="002515C8" w:rsidRPr="002F2CE3" w:rsidRDefault="002515C8"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2F2CE3">
        <w:rPr>
          <w:rFonts w:ascii="Times New Roman" w:hAnsi="Times New Roman" w:cs="Times New Roman"/>
        </w:rPr>
        <w:t xml:space="preserve"> Environmental variation sampled from a uniform distribution</w:t>
      </w:r>
    </w:p>
    <w:p w14:paraId="226AF08E" w14:textId="77777777" w:rsidR="00424BC2" w:rsidRDefault="00424BC2" w:rsidP="002515C8"/>
    <w:p w14:paraId="28BCD090" w14:textId="77777777" w:rsidR="00C17BAE" w:rsidRPr="00092D1B" w:rsidRDefault="00C17BAE" w:rsidP="00C17BAE"/>
    <w:p w14:paraId="1939FF33" w14:textId="5482C478" w:rsidR="00B91004" w:rsidRDefault="00B069CD">
      <w:commentRangeStart w:id="34"/>
      <w:r>
        <w:t>Table</w:t>
      </w:r>
      <w:commentRangeEnd w:id="34"/>
      <w:r w:rsidR="00EC2CC0">
        <w:rPr>
          <w:rStyle w:val="CommentReference"/>
        </w:rPr>
        <w:commentReference w:id="34"/>
      </w:r>
      <w:r w:rsidR="00592898">
        <w:t xml:space="preserve"> of</w:t>
      </w:r>
      <w:r w:rsidR="00EA0D63">
        <w:t xml:space="preserve"> </w:t>
      </w:r>
      <w:r w:rsidR="00592898">
        <w:t>i</w:t>
      </w:r>
      <w:r w:rsidR="00EA0D63">
        <w:t xml:space="preserve">dentifications for the arthropod </w:t>
      </w:r>
      <w:r w:rsidR="00856AF5">
        <w:t>species</w:t>
      </w:r>
      <w:r w:rsidR="00EA0D63">
        <w:t xml:space="preserve"> codes presented in the genotype-species network (Fig. 2).</w:t>
      </w:r>
      <w:r w:rsidR="00B91004">
        <w:t xml:space="preserve">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pb</w:t>
            </w:r>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Ambush.bug</w:t>
            </w:r>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Anthocorid</w:t>
            </w:r>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Araniella</w:t>
            </w:r>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Asilidae</w:t>
            </w:r>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Assassin..rd.blk.</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Assilid</w:t>
            </w:r>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Beetle..unkn.blk.</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Bp.Chalcid</w:t>
            </w:r>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Braconid</w:t>
            </w:r>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Calophorid</w:t>
            </w:r>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Cercopid..brn.</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Chait..grn.</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Clerid..rd.blk.</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Cocc.nymph..blk.orng.</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Coenagrionidae</w:t>
            </w:r>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edge.mnr</w:t>
            </w:r>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egg.on.a.stick</w:t>
            </w:r>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Fly..brn.rnd.</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Fly..gldn.Dolicho.</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Fly..unkn.sm.</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Globuli</w:t>
            </w:r>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Hymenoptera..unkn..</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Ichneumonid</w:t>
            </w:r>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Lacewing..grn.</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Lbb..many.spt.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Lbb..no.spot.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Lf.tier</w:t>
            </w:r>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Lfhppr..brnmtld.</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Lfhppr..fisheye.</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Lfhppr..grn.</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Lfhppr..sknk.</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Melyrid..gry.blk.</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midge</w:t>
            </w:r>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mite.gall</w:t>
            </w:r>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Muscid</w:t>
            </w:r>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Myrm.ant</w:t>
            </w:r>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w:t>
            </w:r>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Paras..lng.thin.</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Penta..brachy.</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penta..rd.brn.</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Phylla</w:t>
            </w:r>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punkie</w:t>
            </w:r>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red.mite</w:t>
            </w:r>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Salticid..blk.rd.</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Salticid..zebra.</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serp.lf.mnr</w:t>
            </w:r>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Snakefly</w:t>
            </w:r>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Spider..Araneid.blk.gry.</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Spider..gry.crab.</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Spider..rd.blk.Lycosid.</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Spider..rd.wht.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Spider..unkn.</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Spittle.bug</w:t>
            </w:r>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Spot.blotch</w:t>
            </w:r>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stem.borer</w:t>
            </w:r>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Syrphid..lttl.yllw.</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T.dip</w:t>
            </w:r>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Thec..aff.</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Thrip..blk.</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Thrip..yllw.</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Tip..mnr</w:t>
            </w:r>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Tip.roller</w:t>
            </w:r>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Weevil..blk.</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Weevil..brn.</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Weevil..gry.</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94C9825" w14:textId="48A8EBD1" w:rsidR="002E5902" w:rsidRPr="00007A70" w:rsidRDefault="002E5902" w:rsidP="003D67CA"/>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Todd Wojtowicz" w:date="2014-03-17T16:55:00Z" w:initials="TW">
    <w:p w14:paraId="0CE32E49" w14:textId="77777777" w:rsidR="00E15CF0" w:rsidRDefault="00E15CF0" w:rsidP="008912F2">
      <w:pPr>
        <w:pStyle w:val="CommentText"/>
      </w:pPr>
      <w:r>
        <w:rPr>
          <w:rStyle w:val="CommentReference"/>
        </w:rPr>
        <w:annotationRef/>
      </w:r>
      <w:r>
        <w:t>Nicely stated.</w:t>
      </w:r>
    </w:p>
  </w:comment>
  <w:comment w:id="6" w:author="Matthew K. Lau" w:date="2014-03-20T11:25:00Z" w:initials="MKL">
    <w:p w14:paraId="7077230A" w14:textId="25882AD0" w:rsidR="00E15CF0" w:rsidRDefault="00E15CF0">
      <w:pPr>
        <w:pStyle w:val="CommentText"/>
      </w:pPr>
      <w:r>
        <w:rPr>
          <w:rStyle w:val="CommentReference"/>
        </w:rPr>
        <w:annotationRef/>
      </w:r>
    </w:p>
    <w:p w14:paraId="07B89C19" w14:textId="77777777" w:rsidR="009C7927" w:rsidRDefault="009C7927">
      <w:pPr>
        <w:pStyle w:val="CommentText"/>
      </w:pPr>
    </w:p>
    <w:p w14:paraId="631EFF75" w14:textId="734DB8D4" w:rsidR="009C7927" w:rsidRDefault="009C7927">
      <w:pPr>
        <w:pStyle w:val="CommentText"/>
      </w:pPr>
      <w:r>
        <w:t xml:space="preserve">From Tom: </w:t>
      </w:r>
    </w:p>
    <w:p w14:paraId="373B26D6" w14:textId="77777777" w:rsidR="009C7927" w:rsidRDefault="009C7927">
      <w:pPr>
        <w:pStyle w:val="CommentText"/>
      </w:pPr>
    </w:p>
    <w:p w14:paraId="05749EFE" w14:textId="4CCCAD3E" w:rsidR="00E15CF0" w:rsidRDefault="00E15CF0">
      <w:pPr>
        <w:pStyle w:val="CommentText"/>
      </w:pPr>
      <w:r>
        <w:t>Didn’t he also have branches with and without aphids in this experiment to quantify the change in the network?</w:t>
      </w:r>
    </w:p>
  </w:comment>
  <w:comment w:id="7" w:author="Matthew K. Lau" w:date="2014-03-20T11:26:00Z" w:initials="MKL">
    <w:p w14:paraId="504920F4" w14:textId="77777777" w:rsidR="009C7927" w:rsidRDefault="007E5FF1">
      <w:pPr>
        <w:pStyle w:val="CommentText"/>
      </w:pPr>
      <w:r>
        <w:rPr>
          <w:rStyle w:val="CommentReference"/>
        </w:rPr>
        <w:annotationRef/>
      </w:r>
    </w:p>
    <w:p w14:paraId="3B4B5AA7" w14:textId="77777777" w:rsidR="009C7927" w:rsidRDefault="009C7927">
      <w:pPr>
        <w:pStyle w:val="CommentText"/>
      </w:pPr>
    </w:p>
    <w:p w14:paraId="54E192E1" w14:textId="0478A067" w:rsidR="009C7927" w:rsidRDefault="009C7927">
      <w:pPr>
        <w:pStyle w:val="CommentText"/>
      </w:pPr>
      <w:r>
        <w:t>Response to Tom:</w:t>
      </w:r>
    </w:p>
    <w:p w14:paraId="6CCCB640" w14:textId="77777777" w:rsidR="009C7927" w:rsidRDefault="009C7927">
      <w:pPr>
        <w:pStyle w:val="CommentText"/>
      </w:pPr>
    </w:p>
    <w:p w14:paraId="5ED868DF" w14:textId="77777777" w:rsidR="007857C8" w:rsidRDefault="007E5FF1">
      <w:pPr>
        <w:pStyle w:val="CommentText"/>
      </w:pPr>
      <w:r>
        <w:t>Yeah, but the removal branches are not really relevant to this study here</w:t>
      </w:r>
      <w:r w:rsidR="00AF606D">
        <w:t>, and I prefer to focus on one network rather than add un-needed complexity</w:t>
      </w:r>
      <w:r w:rsidR="0089143D">
        <w:t xml:space="preserve">. </w:t>
      </w:r>
    </w:p>
    <w:p w14:paraId="2F528706" w14:textId="77777777" w:rsidR="007857C8" w:rsidRDefault="007857C8">
      <w:pPr>
        <w:pStyle w:val="CommentText"/>
      </w:pPr>
    </w:p>
    <w:p w14:paraId="5E2B6C96" w14:textId="2F3C1731" w:rsidR="007E5FF1" w:rsidRDefault="0089143D">
      <w:pPr>
        <w:pStyle w:val="CommentText"/>
      </w:pPr>
      <w:r>
        <w:t>H</w:t>
      </w:r>
      <w:r w:rsidR="007E5FF1">
        <w:t>owever, I would like to 1) contribute these analyses to Art’s manuscript and 2) write another paper that conducts these analyses on multiple genotype-species datasets, like Lamit’s plant dataset.</w:t>
      </w:r>
    </w:p>
  </w:comment>
  <w:comment w:id="23" w:author="Matthew K. Lau" w:date="2014-03-18T11:38:00Z" w:initials="MKL">
    <w:p w14:paraId="787B2195" w14:textId="77777777" w:rsidR="00E15CF0" w:rsidRDefault="00E15CF0" w:rsidP="00F334D6">
      <w:pPr>
        <w:pStyle w:val="CommentText"/>
      </w:pPr>
      <w:r>
        <w:rPr>
          <w:rStyle w:val="CommentReference"/>
        </w:rPr>
        <w:annotationRef/>
      </w:r>
      <w:r>
        <w:t xml:space="preserve">What’s a good cite for this? </w:t>
      </w:r>
    </w:p>
  </w:comment>
  <w:comment w:id="31" w:author="Matthew K. Lau" w:date="2014-03-20T11:28:00Z" w:initials="MKL">
    <w:p w14:paraId="582F6E1C" w14:textId="77777777" w:rsidR="00E15CF0" w:rsidRDefault="00E15CF0" w:rsidP="00902825">
      <w:pPr>
        <w:pStyle w:val="CommentText"/>
      </w:pPr>
      <w:r>
        <w:rPr>
          <w:rStyle w:val="CommentReference"/>
        </w:rPr>
        <w:annotationRef/>
      </w:r>
    </w:p>
    <w:p w14:paraId="4CF2A4D3" w14:textId="77777777" w:rsidR="00E15CF0" w:rsidRDefault="00E15CF0" w:rsidP="00902825">
      <w:pPr>
        <w:pStyle w:val="CommentText"/>
      </w:pPr>
    </w:p>
    <w:p w14:paraId="7F1F0C6D" w14:textId="2EA00BD5" w:rsidR="00E15CF0" w:rsidRDefault="00E15CF0" w:rsidP="00902825">
      <w:pPr>
        <w:pStyle w:val="CommentText"/>
      </w:pPr>
      <w:r>
        <w:t>Papers to look at:</w:t>
      </w:r>
    </w:p>
    <w:p w14:paraId="05CFFC59" w14:textId="77777777" w:rsidR="00E15CF0" w:rsidRDefault="00E15CF0" w:rsidP="00902825">
      <w:pPr>
        <w:pStyle w:val="CommentText"/>
      </w:pPr>
    </w:p>
    <w:p w14:paraId="1C01ECBA" w14:textId="742560A3" w:rsidR="00E15CF0" w:rsidRDefault="00E15CF0" w:rsidP="00902825">
      <w:pPr>
        <w:pStyle w:val="CommentText"/>
      </w:pPr>
      <w:r>
        <w:t>Tylanakis 2008 with peter prices diagram</w:t>
      </w:r>
    </w:p>
    <w:p w14:paraId="10E35232" w14:textId="77777777" w:rsidR="00E15CF0" w:rsidRDefault="00E15CF0" w:rsidP="00902825">
      <w:pPr>
        <w:pStyle w:val="CommentText"/>
      </w:pPr>
    </w:p>
    <w:p w14:paraId="78643225" w14:textId="7BD50B99" w:rsidR="00E15CF0" w:rsidRDefault="00E15CF0" w:rsidP="00902825">
      <w:pPr>
        <w:pStyle w:val="CommentText"/>
      </w:pPr>
      <w:ins w:id="32" w:author="Hillary Cooper" w:date="2014-02-13T11:07:00Z">
        <w:r>
          <w:t>Maybe talk about radiations due to pollination?</w:t>
        </w:r>
      </w:ins>
    </w:p>
    <w:p w14:paraId="293888E2" w14:textId="77777777" w:rsidR="00E15CF0" w:rsidRDefault="00E15CF0" w:rsidP="00902825">
      <w:pPr>
        <w:pStyle w:val="CommentText"/>
      </w:pPr>
    </w:p>
    <w:p w14:paraId="7B607AC1" w14:textId="77777777" w:rsidR="00E15CF0" w:rsidRDefault="00E15CF0" w:rsidP="009A030E">
      <w:pPr>
        <w:pStyle w:val="CommentText"/>
      </w:pPr>
      <w:r>
        <w:t>Hooper 2005 Ecol. Mono.</w:t>
      </w:r>
    </w:p>
    <w:p w14:paraId="2A6713D8" w14:textId="77777777" w:rsidR="00E15CF0" w:rsidRDefault="00E15CF0" w:rsidP="009A030E">
      <w:pPr>
        <w:pStyle w:val="CommentText"/>
      </w:pPr>
    </w:p>
    <w:p w14:paraId="4F710216" w14:textId="3296968A" w:rsidR="00E15CF0" w:rsidRDefault="00E15CF0" w:rsidP="009A030E">
      <w:pPr>
        <w:pStyle w:val="CommentText"/>
      </w:pPr>
      <w:r>
        <w:t>Guimaraes et al. 2013</w:t>
      </w:r>
      <w:r w:rsidR="000D37A3">
        <w:t xml:space="preserve"> (Thompson co-author)</w:t>
      </w:r>
    </w:p>
    <w:p w14:paraId="78E81AFE" w14:textId="77777777" w:rsidR="00E15CF0" w:rsidRDefault="00E15CF0" w:rsidP="00902825">
      <w:pPr>
        <w:pStyle w:val="CommentText"/>
      </w:pPr>
    </w:p>
    <w:p w14:paraId="0DBD8ABA" w14:textId="6CBD04D6" w:rsidR="00E15CF0" w:rsidRDefault="00E15CF0" w:rsidP="00902825">
      <w:pPr>
        <w:pStyle w:val="CommentText"/>
      </w:pPr>
      <w:r>
        <w:t xml:space="preserve">Bell 2010? </w:t>
      </w:r>
    </w:p>
    <w:p w14:paraId="2C8B07F5" w14:textId="77777777" w:rsidR="00E15CF0" w:rsidRDefault="00E15CF0" w:rsidP="00902825">
      <w:pPr>
        <w:pStyle w:val="CommentText"/>
      </w:pPr>
    </w:p>
    <w:p w14:paraId="2A6F86D8" w14:textId="1394E51D" w:rsidR="00E15CF0" w:rsidRDefault="00E15CF0" w:rsidP="00902825">
      <w:pPr>
        <w:pStyle w:val="CommentText"/>
      </w:pPr>
      <w:r>
        <w:t>Araujo et al. 2011?</w:t>
      </w:r>
    </w:p>
    <w:p w14:paraId="3B7FAFE0" w14:textId="77777777" w:rsidR="00E15CF0" w:rsidRDefault="00E15CF0" w:rsidP="00902825">
      <w:pPr>
        <w:pStyle w:val="CommentText"/>
      </w:pPr>
    </w:p>
    <w:p w14:paraId="2DEC37AD" w14:textId="23CAA515" w:rsidR="00E15CF0" w:rsidRPr="00A96865" w:rsidRDefault="00E15CF0" w:rsidP="00A96865">
      <w:pPr>
        <w:pStyle w:val="CommentText"/>
      </w:pPr>
      <w:r w:rsidRPr="00A96865">
        <w:rPr>
          <w:bCs/>
        </w:rPr>
        <w:t>Karoline Faust &amp; Jeroen Raes</w:t>
      </w:r>
      <w:r>
        <w:rPr>
          <w:bCs/>
        </w:rPr>
        <w:t xml:space="preserve"> 2012 </w:t>
      </w:r>
    </w:p>
    <w:p w14:paraId="3337DE52" w14:textId="39A7A57E" w:rsidR="00E15CF0" w:rsidRDefault="00E15CF0"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p w14:paraId="31A4E938" w14:textId="77777777" w:rsidR="0093357E" w:rsidRDefault="0093357E" w:rsidP="00902825">
      <w:pPr>
        <w:pStyle w:val="CommentText"/>
      </w:pPr>
    </w:p>
    <w:p w14:paraId="2A6854C8" w14:textId="77777777" w:rsidR="0093357E" w:rsidRPr="00595E80" w:rsidRDefault="0093357E" w:rsidP="0093357E">
      <w:pPr>
        <w:pStyle w:val="CommentText"/>
        <w:rPr>
          <w:b/>
        </w:rPr>
      </w:pPr>
      <w:r w:rsidRPr="00595E80">
        <w:t xml:space="preserve">Review papers from the network evolution series: </w:t>
      </w:r>
      <w:hyperlink r:id="rId1" w:history="1">
        <w:r w:rsidRPr="00E63295">
          <w:rPr>
            <w:rStyle w:val="Hyperlink"/>
          </w:rPr>
          <w:t>file:///Users/Aeolus/Desktop/network_evolution/Phenotypic%20plasticity%20and%20species%20coexistence.pdf</w:t>
        </w:r>
      </w:hyperlink>
    </w:p>
    <w:p w14:paraId="7F8950A6" w14:textId="77777777" w:rsidR="0093357E" w:rsidRDefault="0093357E" w:rsidP="0093357E">
      <w:pPr>
        <w:pStyle w:val="CommentText"/>
      </w:pPr>
    </w:p>
    <w:p w14:paraId="1E93E296" w14:textId="699EC6D2" w:rsidR="0093357E" w:rsidRDefault="0093357E" w:rsidP="00902825">
      <w:pPr>
        <w:pStyle w:val="CommentText"/>
      </w:pPr>
      <w:r>
        <w:t>Trait mediated indir</w:t>
      </w:r>
      <w:r w:rsidR="009E452F">
        <w:t>ect effects? Allan et al. 2012.</w:t>
      </w:r>
    </w:p>
  </w:comment>
  <w:comment w:id="33" w:author="Matthew K. Lau" w:date="2014-03-20T11:29:00Z" w:initials="MKL">
    <w:p w14:paraId="56AC4011" w14:textId="77777777" w:rsidR="00AC77BD" w:rsidRDefault="00E15CF0">
      <w:pPr>
        <w:pStyle w:val="CommentText"/>
      </w:pPr>
      <w:r>
        <w:rPr>
          <w:rStyle w:val="CommentReference"/>
        </w:rPr>
        <w:annotationRef/>
      </w:r>
    </w:p>
    <w:p w14:paraId="3033C58B" w14:textId="77777777" w:rsidR="00AC77BD" w:rsidRDefault="00AC77BD">
      <w:pPr>
        <w:pStyle w:val="CommentText"/>
      </w:pPr>
    </w:p>
    <w:p w14:paraId="1DF86D9A" w14:textId="29229ED3" w:rsidR="00E15CF0" w:rsidRDefault="00E15CF0">
      <w:pPr>
        <w:pStyle w:val="CommentText"/>
      </w:pPr>
      <w:r>
        <w:t>Remove quadratic lines in C.</w:t>
      </w:r>
    </w:p>
  </w:comment>
  <w:comment w:id="34" w:author="Matthew K. Lau" w:date="2014-03-20T11:34:00Z" w:initials="MKL">
    <w:p w14:paraId="6F3D3D25" w14:textId="4526BEC7" w:rsidR="00EC2CC0" w:rsidRDefault="00EC2CC0">
      <w:pPr>
        <w:pStyle w:val="CommentText"/>
      </w:pPr>
      <w:r>
        <w:rPr>
          <w:rStyle w:val="CommentReference"/>
        </w:rPr>
        <w:annotationRef/>
      </w:r>
      <w:r>
        <w:t>Need to include taxonomy.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A1881" w14:textId="77777777" w:rsidR="00E15CF0" w:rsidRDefault="00E15CF0" w:rsidP="00573395">
      <w:r>
        <w:separator/>
      </w:r>
    </w:p>
  </w:endnote>
  <w:endnote w:type="continuationSeparator" w:id="0">
    <w:p w14:paraId="3BD3025A" w14:textId="77777777" w:rsidR="00E15CF0" w:rsidRDefault="00E15CF0"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E15CF0" w:rsidRDefault="00E15CF0"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7055">
      <w:rPr>
        <w:rStyle w:val="PageNumber"/>
        <w:noProof/>
      </w:rPr>
      <w:t>1</w:t>
    </w:r>
    <w:r>
      <w:rPr>
        <w:rStyle w:val="PageNumber"/>
      </w:rPr>
      <w:fldChar w:fldCharType="end"/>
    </w:r>
  </w:p>
  <w:p w14:paraId="3CDB597D" w14:textId="77777777" w:rsidR="00E15CF0" w:rsidRDefault="00E15CF0"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1EC06" w14:textId="77777777" w:rsidR="00E15CF0" w:rsidRDefault="00E15CF0" w:rsidP="00573395">
      <w:r>
        <w:separator/>
      </w:r>
    </w:p>
  </w:footnote>
  <w:footnote w:type="continuationSeparator" w:id="0">
    <w:p w14:paraId="3B4AA656" w14:textId="77777777" w:rsidR="00E15CF0" w:rsidRDefault="00E15CF0"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D34"/>
    <w:rsid w:val="00001453"/>
    <w:rsid w:val="00001E66"/>
    <w:rsid w:val="000023B9"/>
    <w:rsid w:val="0000493C"/>
    <w:rsid w:val="00004C71"/>
    <w:rsid w:val="00004FC6"/>
    <w:rsid w:val="0000620C"/>
    <w:rsid w:val="00006A11"/>
    <w:rsid w:val="000072E9"/>
    <w:rsid w:val="00007892"/>
    <w:rsid w:val="00007A70"/>
    <w:rsid w:val="0001075C"/>
    <w:rsid w:val="00012368"/>
    <w:rsid w:val="00012A22"/>
    <w:rsid w:val="00014FE1"/>
    <w:rsid w:val="00016290"/>
    <w:rsid w:val="000219FA"/>
    <w:rsid w:val="00021DC1"/>
    <w:rsid w:val="00022FBD"/>
    <w:rsid w:val="00023BA0"/>
    <w:rsid w:val="00023EF4"/>
    <w:rsid w:val="00027510"/>
    <w:rsid w:val="000279FA"/>
    <w:rsid w:val="000308B2"/>
    <w:rsid w:val="0003112C"/>
    <w:rsid w:val="0003198A"/>
    <w:rsid w:val="00031E29"/>
    <w:rsid w:val="00033302"/>
    <w:rsid w:val="00034132"/>
    <w:rsid w:val="0003425B"/>
    <w:rsid w:val="00034FD9"/>
    <w:rsid w:val="00035C5B"/>
    <w:rsid w:val="000360F4"/>
    <w:rsid w:val="00036BFF"/>
    <w:rsid w:val="00037722"/>
    <w:rsid w:val="00037FFE"/>
    <w:rsid w:val="000411A0"/>
    <w:rsid w:val="00041C94"/>
    <w:rsid w:val="00042449"/>
    <w:rsid w:val="0004546E"/>
    <w:rsid w:val="00046DDF"/>
    <w:rsid w:val="00047771"/>
    <w:rsid w:val="000518F3"/>
    <w:rsid w:val="00054CED"/>
    <w:rsid w:val="00055349"/>
    <w:rsid w:val="00055665"/>
    <w:rsid w:val="00055BDF"/>
    <w:rsid w:val="00055FED"/>
    <w:rsid w:val="0005638A"/>
    <w:rsid w:val="00057011"/>
    <w:rsid w:val="00057510"/>
    <w:rsid w:val="00060357"/>
    <w:rsid w:val="00060762"/>
    <w:rsid w:val="00063D57"/>
    <w:rsid w:val="000647A1"/>
    <w:rsid w:val="00064E6B"/>
    <w:rsid w:val="00064EC1"/>
    <w:rsid w:val="00065397"/>
    <w:rsid w:val="00066E58"/>
    <w:rsid w:val="000717F6"/>
    <w:rsid w:val="00071FF2"/>
    <w:rsid w:val="000723BA"/>
    <w:rsid w:val="00072462"/>
    <w:rsid w:val="00072A91"/>
    <w:rsid w:val="00072FC7"/>
    <w:rsid w:val="000745C6"/>
    <w:rsid w:val="000752D8"/>
    <w:rsid w:val="00077006"/>
    <w:rsid w:val="00080A23"/>
    <w:rsid w:val="00081777"/>
    <w:rsid w:val="00081DD7"/>
    <w:rsid w:val="00086EDC"/>
    <w:rsid w:val="000872F5"/>
    <w:rsid w:val="00087BAD"/>
    <w:rsid w:val="00090F11"/>
    <w:rsid w:val="00092D1B"/>
    <w:rsid w:val="0009431D"/>
    <w:rsid w:val="0009584F"/>
    <w:rsid w:val="000979FA"/>
    <w:rsid w:val="000A0C1A"/>
    <w:rsid w:val="000A0CD0"/>
    <w:rsid w:val="000A1377"/>
    <w:rsid w:val="000A1501"/>
    <w:rsid w:val="000A353E"/>
    <w:rsid w:val="000A3D5E"/>
    <w:rsid w:val="000A430B"/>
    <w:rsid w:val="000A580A"/>
    <w:rsid w:val="000B0055"/>
    <w:rsid w:val="000B0D97"/>
    <w:rsid w:val="000B2ADB"/>
    <w:rsid w:val="000B2B8C"/>
    <w:rsid w:val="000B3AD9"/>
    <w:rsid w:val="000B522F"/>
    <w:rsid w:val="000C0A4C"/>
    <w:rsid w:val="000C0EF3"/>
    <w:rsid w:val="000C3097"/>
    <w:rsid w:val="000C5865"/>
    <w:rsid w:val="000C7058"/>
    <w:rsid w:val="000D03C8"/>
    <w:rsid w:val="000D101C"/>
    <w:rsid w:val="000D1DC0"/>
    <w:rsid w:val="000D1DD2"/>
    <w:rsid w:val="000D37A3"/>
    <w:rsid w:val="000D47D2"/>
    <w:rsid w:val="000D4AF0"/>
    <w:rsid w:val="000D6B1A"/>
    <w:rsid w:val="000E037F"/>
    <w:rsid w:val="000E12E9"/>
    <w:rsid w:val="000E1D9A"/>
    <w:rsid w:val="000E1F10"/>
    <w:rsid w:val="000E217E"/>
    <w:rsid w:val="000E2C42"/>
    <w:rsid w:val="000E3A7E"/>
    <w:rsid w:val="000E3B11"/>
    <w:rsid w:val="000E4961"/>
    <w:rsid w:val="000E67C6"/>
    <w:rsid w:val="000E6F4E"/>
    <w:rsid w:val="000F1234"/>
    <w:rsid w:val="000F16C4"/>
    <w:rsid w:val="000F369E"/>
    <w:rsid w:val="000F3BBC"/>
    <w:rsid w:val="000F40D3"/>
    <w:rsid w:val="000F4724"/>
    <w:rsid w:val="000F57A3"/>
    <w:rsid w:val="000F70B7"/>
    <w:rsid w:val="000F7796"/>
    <w:rsid w:val="001007E7"/>
    <w:rsid w:val="00101553"/>
    <w:rsid w:val="00101995"/>
    <w:rsid w:val="00103056"/>
    <w:rsid w:val="001047B2"/>
    <w:rsid w:val="00104A61"/>
    <w:rsid w:val="0010529F"/>
    <w:rsid w:val="0010584E"/>
    <w:rsid w:val="0010688D"/>
    <w:rsid w:val="00106C99"/>
    <w:rsid w:val="00106E3E"/>
    <w:rsid w:val="0010748A"/>
    <w:rsid w:val="00111550"/>
    <w:rsid w:val="00111AD1"/>
    <w:rsid w:val="00112727"/>
    <w:rsid w:val="001129EA"/>
    <w:rsid w:val="00115B4F"/>
    <w:rsid w:val="00120505"/>
    <w:rsid w:val="00120BCF"/>
    <w:rsid w:val="00121492"/>
    <w:rsid w:val="00121ADC"/>
    <w:rsid w:val="00122D9F"/>
    <w:rsid w:val="00123876"/>
    <w:rsid w:val="001238C6"/>
    <w:rsid w:val="00123D9F"/>
    <w:rsid w:val="00123FBF"/>
    <w:rsid w:val="0012751D"/>
    <w:rsid w:val="00127BC3"/>
    <w:rsid w:val="00130306"/>
    <w:rsid w:val="00130404"/>
    <w:rsid w:val="00130991"/>
    <w:rsid w:val="00132A88"/>
    <w:rsid w:val="001345C8"/>
    <w:rsid w:val="00135241"/>
    <w:rsid w:val="00135E4B"/>
    <w:rsid w:val="00136A71"/>
    <w:rsid w:val="0013742F"/>
    <w:rsid w:val="001409DF"/>
    <w:rsid w:val="00144F22"/>
    <w:rsid w:val="001455CD"/>
    <w:rsid w:val="00147041"/>
    <w:rsid w:val="00150BDE"/>
    <w:rsid w:val="00152035"/>
    <w:rsid w:val="001523F0"/>
    <w:rsid w:val="00152B71"/>
    <w:rsid w:val="00152FAC"/>
    <w:rsid w:val="001533AD"/>
    <w:rsid w:val="001539E4"/>
    <w:rsid w:val="00153BE3"/>
    <w:rsid w:val="00156349"/>
    <w:rsid w:val="0015782C"/>
    <w:rsid w:val="00157B3A"/>
    <w:rsid w:val="001601F4"/>
    <w:rsid w:val="00160353"/>
    <w:rsid w:val="00161EC7"/>
    <w:rsid w:val="001648B2"/>
    <w:rsid w:val="00164BB9"/>
    <w:rsid w:val="00164CAA"/>
    <w:rsid w:val="00165828"/>
    <w:rsid w:val="00165EFF"/>
    <w:rsid w:val="0016620D"/>
    <w:rsid w:val="0016647E"/>
    <w:rsid w:val="00170A01"/>
    <w:rsid w:val="001710D3"/>
    <w:rsid w:val="00172CEA"/>
    <w:rsid w:val="0017305F"/>
    <w:rsid w:val="0017328D"/>
    <w:rsid w:val="00173A03"/>
    <w:rsid w:val="00175DED"/>
    <w:rsid w:val="001769B9"/>
    <w:rsid w:val="00176C06"/>
    <w:rsid w:val="00176DDF"/>
    <w:rsid w:val="0017772A"/>
    <w:rsid w:val="00180ADA"/>
    <w:rsid w:val="00181122"/>
    <w:rsid w:val="00181C22"/>
    <w:rsid w:val="001835D4"/>
    <w:rsid w:val="001835DA"/>
    <w:rsid w:val="00184F33"/>
    <w:rsid w:val="00186C84"/>
    <w:rsid w:val="00191076"/>
    <w:rsid w:val="00195502"/>
    <w:rsid w:val="00195B36"/>
    <w:rsid w:val="00195D15"/>
    <w:rsid w:val="00197DD0"/>
    <w:rsid w:val="001A17B9"/>
    <w:rsid w:val="001A384B"/>
    <w:rsid w:val="001A3ACC"/>
    <w:rsid w:val="001A4518"/>
    <w:rsid w:val="001A6736"/>
    <w:rsid w:val="001B0C92"/>
    <w:rsid w:val="001B1862"/>
    <w:rsid w:val="001B24C0"/>
    <w:rsid w:val="001B3000"/>
    <w:rsid w:val="001B4328"/>
    <w:rsid w:val="001B469F"/>
    <w:rsid w:val="001B4ACF"/>
    <w:rsid w:val="001B5210"/>
    <w:rsid w:val="001B5C55"/>
    <w:rsid w:val="001B626D"/>
    <w:rsid w:val="001C10AF"/>
    <w:rsid w:val="001C17D8"/>
    <w:rsid w:val="001C1EB9"/>
    <w:rsid w:val="001C362A"/>
    <w:rsid w:val="001C37A2"/>
    <w:rsid w:val="001C4CF0"/>
    <w:rsid w:val="001D0C46"/>
    <w:rsid w:val="001D0ED3"/>
    <w:rsid w:val="001D355E"/>
    <w:rsid w:val="001D4075"/>
    <w:rsid w:val="001D44E0"/>
    <w:rsid w:val="001D58DE"/>
    <w:rsid w:val="001D7F7B"/>
    <w:rsid w:val="001E3F65"/>
    <w:rsid w:val="001E423A"/>
    <w:rsid w:val="001E4D22"/>
    <w:rsid w:val="001E5C28"/>
    <w:rsid w:val="001E6377"/>
    <w:rsid w:val="001E6A91"/>
    <w:rsid w:val="001F2615"/>
    <w:rsid w:val="001F2D32"/>
    <w:rsid w:val="001F3049"/>
    <w:rsid w:val="001F4049"/>
    <w:rsid w:val="001F49E5"/>
    <w:rsid w:val="001F71B0"/>
    <w:rsid w:val="001F71CE"/>
    <w:rsid w:val="001F72DE"/>
    <w:rsid w:val="001F731A"/>
    <w:rsid w:val="001F7708"/>
    <w:rsid w:val="00200C14"/>
    <w:rsid w:val="0020371A"/>
    <w:rsid w:val="002062E6"/>
    <w:rsid w:val="0020671D"/>
    <w:rsid w:val="0021056E"/>
    <w:rsid w:val="0021091C"/>
    <w:rsid w:val="00211D5A"/>
    <w:rsid w:val="002120FE"/>
    <w:rsid w:val="00213076"/>
    <w:rsid w:val="00213898"/>
    <w:rsid w:val="00214594"/>
    <w:rsid w:val="002149C3"/>
    <w:rsid w:val="002200FF"/>
    <w:rsid w:val="00221787"/>
    <w:rsid w:val="00221A3A"/>
    <w:rsid w:val="00222976"/>
    <w:rsid w:val="00226F3B"/>
    <w:rsid w:val="002273E0"/>
    <w:rsid w:val="00227438"/>
    <w:rsid w:val="0023017D"/>
    <w:rsid w:val="00230629"/>
    <w:rsid w:val="0023305C"/>
    <w:rsid w:val="00233840"/>
    <w:rsid w:val="00233972"/>
    <w:rsid w:val="00235280"/>
    <w:rsid w:val="002366B2"/>
    <w:rsid w:val="002368EA"/>
    <w:rsid w:val="002422A5"/>
    <w:rsid w:val="00242E78"/>
    <w:rsid w:val="00244DDE"/>
    <w:rsid w:val="0024532E"/>
    <w:rsid w:val="0024555B"/>
    <w:rsid w:val="002464CC"/>
    <w:rsid w:val="00246854"/>
    <w:rsid w:val="00246EBE"/>
    <w:rsid w:val="002500F8"/>
    <w:rsid w:val="002515C8"/>
    <w:rsid w:val="00252F79"/>
    <w:rsid w:val="00253E59"/>
    <w:rsid w:val="00253FAC"/>
    <w:rsid w:val="0025414E"/>
    <w:rsid w:val="0025554B"/>
    <w:rsid w:val="002571ED"/>
    <w:rsid w:val="00257A01"/>
    <w:rsid w:val="00261C79"/>
    <w:rsid w:val="002624BA"/>
    <w:rsid w:val="00263620"/>
    <w:rsid w:val="00265694"/>
    <w:rsid w:val="00271F66"/>
    <w:rsid w:val="00272EC1"/>
    <w:rsid w:val="00273ED4"/>
    <w:rsid w:val="002742DE"/>
    <w:rsid w:val="00274967"/>
    <w:rsid w:val="00274C56"/>
    <w:rsid w:val="00275531"/>
    <w:rsid w:val="00276B5B"/>
    <w:rsid w:val="00276C2D"/>
    <w:rsid w:val="002808A2"/>
    <w:rsid w:val="00281401"/>
    <w:rsid w:val="00281BC4"/>
    <w:rsid w:val="00283127"/>
    <w:rsid w:val="00283C03"/>
    <w:rsid w:val="00284860"/>
    <w:rsid w:val="002871D7"/>
    <w:rsid w:val="0029035A"/>
    <w:rsid w:val="00290C32"/>
    <w:rsid w:val="00294CFA"/>
    <w:rsid w:val="0029570E"/>
    <w:rsid w:val="00297688"/>
    <w:rsid w:val="00297CD1"/>
    <w:rsid w:val="002A0EF9"/>
    <w:rsid w:val="002A28BF"/>
    <w:rsid w:val="002A395C"/>
    <w:rsid w:val="002A4EC1"/>
    <w:rsid w:val="002B1B18"/>
    <w:rsid w:val="002B48A6"/>
    <w:rsid w:val="002B7F1E"/>
    <w:rsid w:val="002C32A8"/>
    <w:rsid w:val="002C6F7D"/>
    <w:rsid w:val="002C71BA"/>
    <w:rsid w:val="002D0602"/>
    <w:rsid w:val="002D2713"/>
    <w:rsid w:val="002D49CD"/>
    <w:rsid w:val="002D6DFB"/>
    <w:rsid w:val="002D73AE"/>
    <w:rsid w:val="002D7CC4"/>
    <w:rsid w:val="002D7CE7"/>
    <w:rsid w:val="002E0D00"/>
    <w:rsid w:val="002E1FEE"/>
    <w:rsid w:val="002E23D1"/>
    <w:rsid w:val="002E30A2"/>
    <w:rsid w:val="002E379A"/>
    <w:rsid w:val="002E37AA"/>
    <w:rsid w:val="002E51E1"/>
    <w:rsid w:val="002E5902"/>
    <w:rsid w:val="002E59DC"/>
    <w:rsid w:val="002E6932"/>
    <w:rsid w:val="002E72BD"/>
    <w:rsid w:val="002E7ACF"/>
    <w:rsid w:val="002F1785"/>
    <w:rsid w:val="002F2CE3"/>
    <w:rsid w:val="002F4977"/>
    <w:rsid w:val="002F49E4"/>
    <w:rsid w:val="002F69B0"/>
    <w:rsid w:val="002F69BB"/>
    <w:rsid w:val="002F6F6A"/>
    <w:rsid w:val="002F71B7"/>
    <w:rsid w:val="002F7EE2"/>
    <w:rsid w:val="00300182"/>
    <w:rsid w:val="00304721"/>
    <w:rsid w:val="0030478B"/>
    <w:rsid w:val="0030627B"/>
    <w:rsid w:val="00307CB2"/>
    <w:rsid w:val="0031064A"/>
    <w:rsid w:val="00310C59"/>
    <w:rsid w:val="00313E74"/>
    <w:rsid w:val="0031440D"/>
    <w:rsid w:val="003211B4"/>
    <w:rsid w:val="00324853"/>
    <w:rsid w:val="0032523C"/>
    <w:rsid w:val="003257AE"/>
    <w:rsid w:val="00325854"/>
    <w:rsid w:val="00327B9C"/>
    <w:rsid w:val="00330FB9"/>
    <w:rsid w:val="00331017"/>
    <w:rsid w:val="0033247B"/>
    <w:rsid w:val="00332E67"/>
    <w:rsid w:val="00333AD0"/>
    <w:rsid w:val="00333D06"/>
    <w:rsid w:val="00334796"/>
    <w:rsid w:val="003374F6"/>
    <w:rsid w:val="003402FC"/>
    <w:rsid w:val="00340CF3"/>
    <w:rsid w:val="00341297"/>
    <w:rsid w:val="003419DE"/>
    <w:rsid w:val="00342597"/>
    <w:rsid w:val="003426E7"/>
    <w:rsid w:val="00342BD6"/>
    <w:rsid w:val="00344E97"/>
    <w:rsid w:val="00344FFB"/>
    <w:rsid w:val="00345772"/>
    <w:rsid w:val="00346B82"/>
    <w:rsid w:val="00347002"/>
    <w:rsid w:val="00350045"/>
    <w:rsid w:val="003508A4"/>
    <w:rsid w:val="003514B7"/>
    <w:rsid w:val="00352472"/>
    <w:rsid w:val="00352976"/>
    <w:rsid w:val="003562E6"/>
    <w:rsid w:val="0035699C"/>
    <w:rsid w:val="00357803"/>
    <w:rsid w:val="003579BB"/>
    <w:rsid w:val="003579EE"/>
    <w:rsid w:val="00363FBB"/>
    <w:rsid w:val="0036436F"/>
    <w:rsid w:val="00365000"/>
    <w:rsid w:val="00366B01"/>
    <w:rsid w:val="003709C2"/>
    <w:rsid w:val="003709FB"/>
    <w:rsid w:val="00371421"/>
    <w:rsid w:val="00371563"/>
    <w:rsid w:val="003728CE"/>
    <w:rsid w:val="00372CCC"/>
    <w:rsid w:val="0037345D"/>
    <w:rsid w:val="00377A05"/>
    <w:rsid w:val="00377FB6"/>
    <w:rsid w:val="00382677"/>
    <w:rsid w:val="0038345A"/>
    <w:rsid w:val="00383BD5"/>
    <w:rsid w:val="00384558"/>
    <w:rsid w:val="003851FE"/>
    <w:rsid w:val="00387437"/>
    <w:rsid w:val="003904A8"/>
    <w:rsid w:val="00390CA0"/>
    <w:rsid w:val="00393FDE"/>
    <w:rsid w:val="00394381"/>
    <w:rsid w:val="00395B11"/>
    <w:rsid w:val="003966E0"/>
    <w:rsid w:val="00396814"/>
    <w:rsid w:val="00397457"/>
    <w:rsid w:val="003A1EA5"/>
    <w:rsid w:val="003A276D"/>
    <w:rsid w:val="003A2879"/>
    <w:rsid w:val="003A33E0"/>
    <w:rsid w:val="003A414C"/>
    <w:rsid w:val="003A4784"/>
    <w:rsid w:val="003A4F64"/>
    <w:rsid w:val="003A6EE2"/>
    <w:rsid w:val="003A7EF4"/>
    <w:rsid w:val="003B228E"/>
    <w:rsid w:val="003B27C3"/>
    <w:rsid w:val="003B7158"/>
    <w:rsid w:val="003C0076"/>
    <w:rsid w:val="003C1A3E"/>
    <w:rsid w:val="003C1F26"/>
    <w:rsid w:val="003C6D16"/>
    <w:rsid w:val="003D35EF"/>
    <w:rsid w:val="003D4779"/>
    <w:rsid w:val="003D4C2E"/>
    <w:rsid w:val="003D5296"/>
    <w:rsid w:val="003D54D1"/>
    <w:rsid w:val="003D67CA"/>
    <w:rsid w:val="003D6B37"/>
    <w:rsid w:val="003D719D"/>
    <w:rsid w:val="003D736D"/>
    <w:rsid w:val="003E026E"/>
    <w:rsid w:val="003E07A3"/>
    <w:rsid w:val="003E0CAE"/>
    <w:rsid w:val="003E1372"/>
    <w:rsid w:val="003E1D48"/>
    <w:rsid w:val="003E2523"/>
    <w:rsid w:val="003E2F3F"/>
    <w:rsid w:val="003E3C7C"/>
    <w:rsid w:val="003E3E06"/>
    <w:rsid w:val="003E3F62"/>
    <w:rsid w:val="003E43BA"/>
    <w:rsid w:val="003E5471"/>
    <w:rsid w:val="003E61C2"/>
    <w:rsid w:val="003E6AEB"/>
    <w:rsid w:val="003F1221"/>
    <w:rsid w:val="003F1FF0"/>
    <w:rsid w:val="003F2E02"/>
    <w:rsid w:val="003F4BB5"/>
    <w:rsid w:val="003F769E"/>
    <w:rsid w:val="003F7FA9"/>
    <w:rsid w:val="00401184"/>
    <w:rsid w:val="004014D3"/>
    <w:rsid w:val="004017B3"/>
    <w:rsid w:val="00402726"/>
    <w:rsid w:val="0040379C"/>
    <w:rsid w:val="0040428F"/>
    <w:rsid w:val="00406567"/>
    <w:rsid w:val="00406D58"/>
    <w:rsid w:val="00410ABC"/>
    <w:rsid w:val="00414188"/>
    <w:rsid w:val="00414267"/>
    <w:rsid w:val="00415DD2"/>
    <w:rsid w:val="004164E3"/>
    <w:rsid w:val="004203B8"/>
    <w:rsid w:val="00421000"/>
    <w:rsid w:val="0042178B"/>
    <w:rsid w:val="004245D7"/>
    <w:rsid w:val="004246C3"/>
    <w:rsid w:val="00424BC2"/>
    <w:rsid w:val="004262B4"/>
    <w:rsid w:val="0042661C"/>
    <w:rsid w:val="004308C0"/>
    <w:rsid w:val="00431DB1"/>
    <w:rsid w:val="004351EE"/>
    <w:rsid w:val="004377A0"/>
    <w:rsid w:val="00441C3E"/>
    <w:rsid w:val="00441C46"/>
    <w:rsid w:val="00442E93"/>
    <w:rsid w:val="004439D6"/>
    <w:rsid w:val="00445B5C"/>
    <w:rsid w:val="00447556"/>
    <w:rsid w:val="004502DC"/>
    <w:rsid w:val="00450ABD"/>
    <w:rsid w:val="0045280E"/>
    <w:rsid w:val="004564FA"/>
    <w:rsid w:val="00456C94"/>
    <w:rsid w:val="00456E60"/>
    <w:rsid w:val="004576BC"/>
    <w:rsid w:val="00460531"/>
    <w:rsid w:val="00461343"/>
    <w:rsid w:val="004634A3"/>
    <w:rsid w:val="00463B93"/>
    <w:rsid w:val="0046588F"/>
    <w:rsid w:val="00465A2A"/>
    <w:rsid w:val="00467997"/>
    <w:rsid w:val="00470A84"/>
    <w:rsid w:val="00471733"/>
    <w:rsid w:val="00471948"/>
    <w:rsid w:val="00471D33"/>
    <w:rsid w:val="00475186"/>
    <w:rsid w:val="00475509"/>
    <w:rsid w:val="004761EB"/>
    <w:rsid w:val="004774B9"/>
    <w:rsid w:val="004803CA"/>
    <w:rsid w:val="00481AA9"/>
    <w:rsid w:val="00484A31"/>
    <w:rsid w:val="00485816"/>
    <w:rsid w:val="00485FE6"/>
    <w:rsid w:val="00487376"/>
    <w:rsid w:val="00492DDE"/>
    <w:rsid w:val="004934F6"/>
    <w:rsid w:val="00495756"/>
    <w:rsid w:val="00496DC0"/>
    <w:rsid w:val="004972DF"/>
    <w:rsid w:val="00497EE0"/>
    <w:rsid w:val="004A064E"/>
    <w:rsid w:val="004A0F69"/>
    <w:rsid w:val="004A12B4"/>
    <w:rsid w:val="004A24B7"/>
    <w:rsid w:val="004A286B"/>
    <w:rsid w:val="004A28DA"/>
    <w:rsid w:val="004A2A87"/>
    <w:rsid w:val="004A3AD5"/>
    <w:rsid w:val="004A4728"/>
    <w:rsid w:val="004A58F2"/>
    <w:rsid w:val="004A6A3F"/>
    <w:rsid w:val="004B090F"/>
    <w:rsid w:val="004B1B1F"/>
    <w:rsid w:val="004B1B4B"/>
    <w:rsid w:val="004B1BAA"/>
    <w:rsid w:val="004B1BD4"/>
    <w:rsid w:val="004B33DA"/>
    <w:rsid w:val="004B4565"/>
    <w:rsid w:val="004B674D"/>
    <w:rsid w:val="004B6C8E"/>
    <w:rsid w:val="004C0315"/>
    <w:rsid w:val="004C2E6D"/>
    <w:rsid w:val="004C334B"/>
    <w:rsid w:val="004C37E1"/>
    <w:rsid w:val="004C3853"/>
    <w:rsid w:val="004C3CC7"/>
    <w:rsid w:val="004C3F4F"/>
    <w:rsid w:val="004C494F"/>
    <w:rsid w:val="004C4B71"/>
    <w:rsid w:val="004C551B"/>
    <w:rsid w:val="004C5A3E"/>
    <w:rsid w:val="004C5E41"/>
    <w:rsid w:val="004C6157"/>
    <w:rsid w:val="004C6468"/>
    <w:rsid w:val="004C6668"/>
    <w:rsid w:val="004C716F"/>
    <w:rsid w:val="004C729D"/>
    <w:rsid w:val="004D280B"/>
    <w:rsid w:val="004D2A96"/>
    <w:rsid w:val="004D35AD"/>
    <w:rsid w:val="004D4276"/>
    <w:rsid w:val="004D44E8"/>
    <w:rsid w:val="004D4506"/>
    <w:rsid w:val="004D5AB0"/>
    <w:rsid w:val="004D5CE4"/>
    <w:rsid w:val="004D5CEA"/>
    <w:rsid w:val="004D60E8"/>
    <w:rsid w:val="004D6552"/>
    <w:rsid w:val="004D783B"/>
    <w:rsid w:val="004E0081"/>
    <w:rsid w:val="004E01FA"/>
    <w:rsid w:val="004E1A07"/>
    <w:rsid w:val="004E1A2C"/>
    <w:rsid w:val="004E3AE9"/>
    <w:rsid w:val="004E3FFE"/>
    <w:rsid w:val="004E4933"/>
    <w:rsid w:val="004E65FD"/>
    <w:rsid w:val="004F0AE4"/>
    <w:rsid w:val="004F1273"/>
    <w:rsid w:val="004F168E"/>
    <w:rsid w:val="004F1BDB"/>
    <w:rsid w:val="004F1C1B"/>
    <w:rsid w:val="004F243F"/>
    <w:rsid w:val="004F348A"/>
    <w:rsid w:val="004F55E1"/>
    <w:rsid w:val="004F6486"/>
    <w:rsid w:val="004F64AD"/>
    <w:rsid w:val="004F68B9"/>
    <w:rsid w:val="004F6DE6"/>
    <w:rsid w:val="004F7648"/>
    <w:rsid w:val="004F7C8C"/>
    <w:rsid w:val="005021F2"/>
    <w:rsid w:val="00502228"/>
    <w:rsid w:val="005033C3"/>
    <w:rsid w:val="00503622"/>
    <w:rsid w:val="00506E77"/>
    <w:rsid w:val="00511195"/>
    <w:rsid w:val="00511ECC"/>
    <w:rsid w:val="00512F98"/>
    <w:rsid w:val="00513DA3"/>
    <w:rsid w:val="00515EE6"/>
    <w:rsid w:val="005204E3"/>
    <w:rsid w:val="00521275"/>
    <w:rsid w:val="005224FB"/>
    <w:rsid w:val="00522B2A"/>
    <w:rsid w:val="00522DF0"/>
    <w:rsid w:val="00524AD6"/>
    <w:rsid w:val="00530AD4"/>
    <w:rsid w:val="00530E9C"/>
    <w:rsid w:val="005314FD"/>
    <w:rsid w:val="0053519F"/>
    <w:rsid w:val="005356C6"/>
    <w:rsid w:val="00536BE3"/>
    <w:rsid w:val="00536E45"/>
    <w:rsid w:val="00540D54"/>
    <w:rsid w:val="00543A1F"/>
    <w:rsid w:val="005462DD"/>
    <w:rsid w:val="00546AAC"/>
    <w:rsid w:val="00550183"/>
    <w:rsid w:val="00550529"/>
    <w:rsid w:val="00551A11"/>
    <w:rsid w:val="00551DCB"/>
    <w:rsid w:val="00552C20"/>
    <w:rsid w:val="00553BC4"/>
    <w:rsid w:val="005618DB"/>
    <w:rsid w:val="0056209D"/>
    <w:rsid w:val="005624EA"/>
    <w:rsid w:val="005629B5"/>
    <w:rsid w:val="00562D44"/>
    <w:rsid w:val="00565A22"/>
    <w:rsid w:val="00565B62"/>
    <w:rsid w:val="00566AF5"/>
    <w:rsid w:val="00566E1F"/>
    <w:rsid w:val="005675A1"/>
    <w:rsid w:val="005718D6"/>
    <w:rsid w:val="00571B1F"/>
    <w:rsid w:val="00573395"/>
    <w:rsid w:val="00573A51"/>
    <w:rsid w:val="005757B4"/>
    <w:rsid w:val="0057700F"/>
    <w:rsid w:val="00577A2E"/>
    <w:rsid w:val="005809CB"/>
    <w:rsid w:val="00580FCA"/>
    <w:rsid w:val="00581E3A"/>
    <w:rsid w:val="005834C1"/>
    <w:rsid w:val="00583A4C"/>
    <w:rsid w:val="0058424C"/>
    <w:rsid w:val="00586237"/>
    <w:rsid w:val="0058639A"/>
    <w:rsid w:val="00586675"/>
    <w:rsid w:val="00586E28"/>
    <w:rsid w:val="00587779"/>
    <w:rsid w:val="00587833"/>
    <w:rsid w:val="0059055A"/>
    <w:rsid w:val="00590760"/>
    <w:rsid w:val="005919A1"/>
    <w:rsid w:val="00591C73"/>
    <w:rsid w:val="00592898"/>
    <w:rsid w:val="005936A6"/>
    <w:rsid w:val="00594A3A"/>
    <w:rsid w:val="00595114"/>
    <w:rsid w:val="00595E80"/>
    <w:rsid w:val="0059652E"/>
    <w:rsid w:val="005968F0"/>
    <w:rsid w:val="00596B91"/>
    <w:rsid w:val="005A1BA0"/>
    <w:rsid w:val="005A3DF8"/>
    <w:rsid w:val="005A3EDF"/>
    <w:rsid w:val="005B3231"/>
    <w:rsid w:val="005B7F5C"/>
    <w:rsid w:val="005C1379"/>
    <w:rsid w:val="005C28A6"/>
    <w:rsid w:val="005C6DDD"/>
    <w:rsid w:val="005C75A1"/>
    <w:rsid w:val="005D087F"/>
    <w:rsid w:val="005D157D"/>
    <w:rsid w:val="005D2B81"/>
    <w:rsid w:val="005D47C8"/>
    <w:rsid w:val="005D4F1C"/>
    <w:rsid w:val="005D5A56"/>
    <w:rsid w:val="005D5F8D"/>
    <w:rsid w:val="005D6997"/>
    <w:rsid w:val="005D72BF"/>
    <w:rsid w:val="005E0915"/>
    <w:rsid w:val="005E0A53"/>
    <w:rsid w:val="005E1204"/>
    <w:rsid w:val="005E21E5"/>
    <w:rsid w:val="005E4915"/>
    <w:rsid w:val="005E585C"/>
    <w:rsid w:val="005E5945"/>
    <w:rsid w:val="005E639E"/>
    <w:rsid w:val="005F142A"/>
    <w:rsid w:val="005F1590"/>
    <w:rsid w:val="005F1944"/>
    <w:rsid w:val="005F229D"/>
    <w:rsid w:val="005F3A4B"/>
    <w:rsid w:val="005F4E98"/>
    <w:rsid w:val="005F5488"/>
    <w:rsid w:val="005F5972"/>
    <w:rsid w:val="006011F0"/>
    <w:rsid w:val="006016CF"/>
    <w:rsid w:val="00603610"/>
    <w:rsid w:val="00606BD7"/>
    <w:rsid w:val="006106CB"/>
    <w:rsid w:val="00611270"/>
    <w:rsid w:val="0061194B"/>
    <w:rsid w:val="00611E2D"/>
    <w:rsid w:val="00612BD7"/>
    <w:rsid w:val="0061539C"/>
    <w:rsid w:val="00616FAB"/>
    <w:rsid w:val="0061730C"/>
    <w:rsid w:val="006175C7"/>
    <w:rsid w:val="00617671"/>
    <w:rsid w:val="00620969"/>
    <w:rsid w:val="006219D5"/>
    <w:rsid w:val="00621AB1"/>
    <w:rsid w:val="006222B4"/>
    <w:rsid w:val="00622615"/>
    <w:rsid w:val="006251EF"/>
    <w:rsid w:val="00626DBE"/>
    <w:rsid w:val="00627B48"/>
    <w:rsid w:val="00630788"/>
    <w:rsid w:val="00631246"/>
    <w:rsid w:val="006330CC"/>
    <w:rsid w:val="006341D5"/>
    <w:rsid w:val="00634956"/>
    <w:rsid w:val="00635350"/>
    <w:rsid w:val="00635F6E"/>
    <w:rsid w:val="00637587"/>
    <w:rsid w:val="006419DD"/>
    <w:rsid w:val="006429B9"/>
    <w:rsid w:val="00643786"/>
    <w:rsid w:val="0064489A"/>
    <w:rsid w:val="006462A8"/>
    <w:rsid w:val="00650B4F"/>
    <w:rsid w:val="006513E1"/>
    <w:rsid w:val="00651BB2"/>
    <w:rsid w:val="00652B35"/>
    <w:rsid w:val="006539BA"/>
    <w:rsid w:val="00654E7B"/>
    <w:rsid w:val="00656491"/>
    <w:rsid w:val="00660EBC"/>
    <w:rsid w:val="00661901"/>
    <w:rsid w:val="0066229A"/>
    <w:rsid w:val="00662BEF"/>
    <w:rsid w:val="00664E82"/>
    <w:rsid w:val="006658B8"/>
    <w:rsid w:val="00670ACA"/>
    <w:rsid w:val="00670BCD"/>
    <w:rsid w:val="006714DD"/>
    <w:rsid w:val="0067161F"/>
    <w:rsid w:val="0068402F"/>
    <w:rsid w:val="006840CE"/>
    <w:rsid w:val="006846D8"/>
    <w:rsid w:val="006848AC"/>
    <w:rsid w:val="006878C2"/>
    <w:rsid w:val="00687F4E"/>
    <w:rsid w:val="0069086D"/>
    <w:rsid w:val="00690B66"/>
    <w:rsid w:val="00692C50"/>
    <w:rsid w:val="0069397F"/>
    <w:rsid w:val="00693C6E"/>
    <w:rsid w:val="00694459"/>
    <w:rsid w:val="006947C8"/>
    <w:rsid w:val="00694928"/>
    <w:rsid w:val="00694951"/>
    <w:rsid w:val="00695E8F"/>
    <w:rsid w:val="0069610F"/>
    <w:rsid w:val="0069657A"/>
    <w:rsid w:val="006968B3"/>
    <w:rsid w:val="006A057E"/>
    <w:rsid w:val="006A1489"/>
    <w:rsid w:val="006A20D6"/>
    <w:rsid w:val="006A4212"/>
    <w:rsid w:val="006A54A8"/>
    <w:rsid w:val="006B0D63"/>
    <w:rsid w:val="006B103E"/>
    <w:rsid w:val="006B1442"/>
    <w:rsid w:val="006B3D9D"/>
    <w:rsid w:val="006B6235"/>
    <w:rsid w:val="006B67D3"/>
    <w:rsid w:val="006B7644"/>
    <w:rsid w:val="006C07C5"/>
    <w:rsid w:val="006C14B3"/>
    <w:rsid w:val="006C1870"/>
    <w:rsid w:val="006C2592"/>
    <w:rsid w:val="006C3AA4"/>
    <w:rsid w:val="006C40E0"/>
    <w:rsid w:val="006C4829"/>
    <w:rsid w:val="006C66A1"/>
    <w:rsid w:val="006C6CFE"/>
    <w:rsid w:val="006C7A67"/>
    <w:rsid w:val="006C7A7B"/>
    <w:rsid w:val="006D2296"/>
    <w:rsid w:val="006D279B"/>
    <w:rsid w:val="006D2BB8"/>
    <w:rsid w:val="006D3DFF"/>
    <w:rsid w:val="006D4804"/>
    <w:rsid w:val="006D6C0B"/>
    <w:rsid w:val="006D6C87"/>
    <w:rsid w:val="006D7B0A"/>
    <w:rsid w:val="006E09FB"/>
    <w:rsid w:val="006E0B12"/>
    <w:rsid w:val="006E5796"/>
    <w:rsid w:val="006E5C76"/>
    <w:rsid w:val="006E5FCF"/>
    <w:rsid w:val="006E751E"/>
    <w:rsid w:val="006F1279"/>
    <w:rsid w:val="006F30DA"/>
    <w:rsid w:val="006F33B2"/>
    <w:rsid w:val="006F3CAB"/>
    <w:rsid w:val="006F41EA"/>
    <w:rsid w:val="006F46C4"/>
    <w:rsid w:val="006F7465"/>
    <w:rsid w:val="006F7EB0"/>
    <w:rsid w:val="0070217C"/>
    <w:rsid w:val="00704C49"/>
    <w:rsid w:val="00704FA9"/>
    <w:rsid w:val="007103BF"/>
    <w:rsid w:val="00711028"/>
    <w:rsid w:val="00711860"/>
    <w:rsid w:val="00712D69"/>
    <w:rsid w:val="00713FEE"/>
    <w:rsid w:val="00715FEE"/>
    <w:rsid w:val="00716537"/>
    <w:rsid w:val="00722749"/>
    <w:rsid w:val="0072345B"/>
    <w:rsid w:val="00723ADC"/>
    <w:rsid w:val="00723BC6"/>
    <w:rsid w:val="00727D15"/>
    <w:rsid w:val="0073150B"/>
    <w:rsid w:val="00732A30"/>
    <w:rsid w:val="007333BE"/>
    <w:rsid w:val="00734308"/>
    <w:rsid w:val="00735D18"/>
    <w:rsid w:val="00736329"/>
    <w:rsid w:val="007365C8"/>
    <w:rsid w:val="00736774"/>
    <w:rsid w:val="007367DC"/>
    <w:rsid w:val="00737C62"/>
    <w:rsid w:val="00740EC0"/>
    <w:rsid w:val="00740F68"/>
    <w:rsid w:val="007413EE"/>
    <w:rsid w:val="0074227B"/>
    <w:rsid w:val="00742FA7"/>
    <w:rsid w:val="00743B3B"/>
    <w:rsid w:val="00747032"/>
    <w:rsid w:val="00747480"/>
    <w:rsid w:val="00750143"/>
    <w:rsid w:val="00753E88"/>
    <w:rsid w:val="00754935"/>
    <w:rsid w:val="00755F0E"/>
    <w:rsid w:val="00756EFA"/>
    <w:rsid w:val="00760961"/>
    <w:rsid w:val="007609B5"/>
    <w:rsid w:val="00760B70"/>
    <w:rsid w:val="00760CC4"/>
    <w:rsid w:val="007657A8"/>
    <w:rsid w:val="00766334"/>
    <w:rsid w:val="00767183"/>
    <w:rsid w:val="007679E8"/>
    <w:rsid w:val="00772921"/>
    <w:rsid w:val="00773610"/>
    <w:rsid w:val="00776E31"/>
    <w:rsid w:val="007807F7"/>
    <w:rsid w:val="007813B8"/>
    <w:rsid w:val="00781AB6"/>
    <w:rsid w:val="007827CE"/>
    <w:rsid w:val="00782813"/>
    <w:rsid w:val="00782FD2"/>
    <w:rsid w:val="00784748"/>
    <w:rsid w:val="00784B5E"/>
    <w:rsid w:val="007857C8"/>
    <w:rsid w:val="007865C6"/>
    <w:rsid w:val="00787CF6"/>
    <w:rsid w:val="00790C96"/>
    <w:rsid w:val="0079130E"/>
    <w:rsid w:val="007917F5"/>
    <w:rsid w:val="007920BD"/>
    <w:rsid w:val="00794EAF"/>
    <w:rsid w:val="0079529F"/>
    <w:rsid w:val="00795324"/>
    <w:rsid w:val="00795DBC"/>
    <w:rsid w:val="00795EDC"/>
    <w:rsid w:val="00796124"/>
    <w:rsid w:val="00796A0B"/>
    <w:rsid w:val="007A258E"/>
    <w:rsid w:val="007A38EE"/>
    <w:rsid w:val="007A397C"/>
    <w:rsid w:val="007A46E3"/>
    <w:rsid w:val="007A5DED"/>
    <w:rsid w:val="007A5E55"/>
    <w:rsid w:val="007A6314"/>
    <w:rsid w:val="007A6A89"/>
    <w:rsid w:val="007A723D"/>
    <w:rsid w:val="007A7BB8"/>
    <w:rsid w:val="007B02CC"/>
    <w:rsid w:val="007B0D4A"/>
    <w:rsid w:val="007B153E"/>
    <w:rsid w:val="007B1C33"/>
    <w:rsid w:val="007B2098"/>
    <w:rsid w:val="007B226C"/>
    <w:rsid w:val="007B258A"/>
    <w:rsid w:val="007B2D7B"/>
    <w:rsid w:val="007B2F0A"/>
    <w:rsid w:val="007B4366"/>
    <w:rsid w:val="007B4A43"/>
    <w:rsid w:val="007B5B10"/>
    <w:rsid w:val="007B68D0"/>
    <w:rsid w:val="007C03E0"/>
    <w:rsid w:val="007C0D57"/>
    <w:rsid w:val="007C1463"/>
    <w:rsid w:val="007C1FE8"/>
    <w:rsid w:val="007C266D"/>
    <w:rsid w:val="007C550D"/>
    <w:rsid w:val="007C5ED3"/>
    <w:rsid w:val="007C7096"/>
    <w:rsid w:val="007C7A8F"/>
    <w:rsid w:val="007D08A8"/>
    <w:rsid w:val="007D245B"/>
    <w:rsid w:val="007D2594"/>
    <w:rsid w:val="007D2DB7"/>
    <w:rsid w:val="007D2FBA"/>
    <w:rsid w:val="007D49AF"/>
    <w:rsid w:val="007D4E92"/>
    <w:rsid w:val="007D54FB"/>
    <w:rsid w:val="007D7C9F"/>
    <w:rsid w:val="007E07EE"/>
    <w:rsid w:val="007E1A5E"/>
    <w:rsid w:val="007E27B6"/>
    <w:rsid w:val="007E5FF1"/>
    <w:rsid w:val="007E61DB"/>
    <w:rsid w:val="007E7023"/>
    <w:rsid w:val="007E7833"/>
    <w:rsid w:val="007F0678"/>
    <w:rsid w:val="007F14EE"/>
    <w:rsid w:val="007F31E6"/>
    <w:rsid w:val="007F3645"/>
    <w:rsid w:val="007F3CD0"/>
    <w:rsid w:val="007F4636"/>
    <w:rsid w:val="007F514D"/>
    <w:rsid w:val="007F657B"/>
    <w:rsid w:val="00801957"/>
    <w:rsid w:val="0080374E"/>
    <w:rsid w:val="00803E12"/>
    <w:rsid w:val="00804ECD"/>
    <w:rsid w:val="00805B89"/>
    <w:rsid w:val="00805BDC"/>
    <w:rsid w:val="00805DD6"/>
    <w:rsid w:val="008071E0"/>
    <w:rsid w:val="0081026D"/>
    <w:rsid w:val="00811A60"/>
    <w:rsid w:val="0081223E"/>
    <w:rsid w:val="00813ED5"/>
    <w:rsid w:val="00814402"/>
    <w:rsid w:val="008145CB"/>
    <w:rsid w:val="008147D2"/>
    <w:rsid w:val="00815903"/>
    <w:rsid w:val="00820B9E"/>
    <w:rsid w:val="00820C51"/>
    <w:rsid w:val="00821705"/>
    <w:rsid w:val="0082235A"/>
    <w:rsid w:val="00822E8A"/>
    <w:rsid w:val="00825609"/>
    <w:rsid w:val="00827B36"/>
    <w:rsid w:val="00830E82"/>
    <w:rsid w:val="0083117C"/>
    <w:rsid w:val="008324D4"/>
    <w:rsid w:val="0083280D"/>
    <w:rsid w:val="008350F7"/>
    <w:rsid w:val="00835799"/>
    <w:rsid w:val="00835C1A"/>
    <w:rsid w:val="00835EAB"/>
    <w:rsid w:val="0083643D"/>
    <w:rsid w:val="00841292"/>
    <w:rsid w:val="008437B7"/>
    <w:rsid w:val="00843ED3"/>
    <w:rsid w:val="00846DDE"/>
    <w:rsid w:val="0084756B"/>
    <w:rsid w:val="008524C6"/>
    <w:rsid w:val="00852C51"/>
    <w:rsid w:val="00855488"/>
    <w:rsid w:val="008558E2"/>
    <w:rsid w:val="00856AF5"/>
    <w:rsid w:val="00856ECC"/>
    <w:rsid w:val="008608DD"/>
    <w:rsid w:val="00861FF3"/>
    <w:rsid w:val="00862122"/>
    <w:rsid w:val="0086218D"/>
    <w:rsid w:val="00862285"/>
    <w:rsid w:val="00862EFC"/>
    <w:rsid w:val="00863047"/>
    <w:rsid w:val="00865E9D"/>
    <w:rsid w:val="00866525"/>
    <w:rsid w:val="0086727B"/>
    <w:rsid w:val="008675B9"/>
    <w:rsid w:val="008729B1"/>
    <w:rsid w:val="00873678"/>
    <w:rsid w:val="008739E2"/>
    <w:rsid w:val="00873B8E"/>
    <w:rsid w:val="0087552F"/>
    <w:rsid w:val="008758D9"/>
    <w:rsid w:val="00877447"/>
    <w:rsid w:val="008777A7"/>
    <w:rsid w:val="008806C1"/>
    <w:rsid w:val="0088156D"/>
    <w:rsid w:val="008819CC"/>
    <w:rsid w:val="00883603"/>
    <w:rsid w:val="00883DE2"/>
    <w:rsid w:val="00884408"/>
    <w:rsid w:val="00885598"/>
    <w:rsid w:val="008857D5"/>
    <w:rsid w:val="00885D11"/>
    <w:rsid w:val="0088634C"/>
    <w:rsid w:val="008912F2"/>
    <w:rsid w:val="0089143D"/>
    <w:rsid w:val="008918CD"/>
    <w:rsid w:val="00892161"/>
    <w:rsid w:val="00892439"/>
    <w:rsid w:val="008932AD"/>
    <w:rsid w:val="00895256"/>
    <w:rsid w:val="00895703"/>
    <w:rsid w:val="00897191"/>
    <w:rsid w:val="0089728B"/>
    <w:rsid w:val="00897E1D"/>
    <w:rsid w:val="008A1ED5"/>
    <w:rsid w:val="008A2F11"/>
    <w:rsid w:val="008A37C0"/>
    <w:rsid w:val="008A4658"/>
    <w:rsid w:val="008A6FF4"/>
    <w:rsid w:val="008A7128"/>
    <w:rsid w:val="008A7B51"/>
    <w:rsid w:val="008B1F3E"/>
    <w:rsid w:val="008B5041"/>
    <w:rsid w:val="008B50B6"/>
    <w:rsid w:val="008B525D"/>
    <w:rsid w:val="008B5660"/>
    <w:rsid w:val="008B6861"/>
    <w:rsid w:val="008B6EFF"/>
    <w:rsid w:val="008B7C0D"/>
    <w:rsid w:val="008C12C7"/>
    <w:rsid w:val="008C2E70"/>
    <w:rsid w:val="008C5E6C"/>
    <w:rsid w:val="008D0142"/>
    <w:rsid w:val="008D0147"/>
    <w:rsid w:val="008D04AD"/>
    <w:rsid w:val="008D1387"/>
    <w:rsid w:val="008D2074"/>
    <w:rsid w:val="008D4046"/>
    <w:rsid w:val="008D45DA"/>
    <w:rsid w:val="008D4673"/>
    <w:rsid w:val="008D4C85"/>
    <w:rsid w:val="008D513B"/>
    <w:rsid w:val="008D6BB5"/>
    <w:rsid w:val="008D7F85"/>
    <w:rsid w:val="008E153E"/>
    <w:rsid w:val="008E193D"/>
    <w:rsid w:val="008E1B4E"/>
    <w:rsid w:val="008E2060"/>
    <w:rsid w:val="008E2BB0"/>
    <w:rsid w:val="008E4803"/>
    <w:rsid w:val="008E51D2"/>
    <w:rsid w:val="008E5F35"/>
    <w:rsid w:val="008E5FAD"/>
    <w:rsid w:val="008E66F2"/>
    <w:rsid w:val="008E706F"/>
    <w:rsid w:val="008F1DA7"/>
    <w:rsid w:val="008F2232"/>
    <w:rsid w:val="008F24A3"/>
    <w:rsid w:val="008F2CF0"/>
    <w:rsid w:val="008F3F26"/>
    <w:rsid w:val="008F4A25"/>
    <w:rsid w:val="008F5502"/>
    <w:rsid w:val="008F6924"/>
    <w:rsid w:val="008F747B"/>
    <w:rsid w:val="00900222"/>
    <w:rsid w:val="00900986"/>
    <w:rsid w:val="00900AB9"/>
    <w:rsid w:val="00901873"/>
    <w:rsid w:val="009020C2"/>
    <w:rsid w:val="00902825"/>
    <w:rsid w:val="009028E1"/>
    <w:rsid w:val="0090420F"/>
    <w:rsid w:val="0090489C"/>
    <w:rsid w:val="00904D56"/>
    <w:rsid w:val="009064F2"/>
    <w:rsid w:val="0091233A"/>
    <w:rsid w:val="009141BE"/>
    <w:rsid w:val="00920645"/>
    <w:rsid w:val="00921123"/>
    <w:rsid w:val="00921727"/>
    <w:rsid w:val="009229A3"/>
    <w:rsid w:val="00923B02"/>
    <w:rsid w:val="00923C2C"/>
    <w:rsid w:val="00923FD7"/>
    <w:rsid w:val="0092735D"/>
    <w:rsid w:val="0093288D"/>
    <w:rsid w:val="0093357E"/>
    <w:rsid w:val="0093435C"/>
    <w:rsid w:val="0093507B"/>
    <w:rsid w:val="009359F5"/>
    <w:rsid w:val="00935A50"/>
    <w:rsid w:val="0094043F"/>
    <w:rsid w:val="00940E60"/>
    <w:rsid w:val="00941473"/>
    <w:rsid w:val="00941858"/>
    <w:rsid w:val="00942A46"/>
    <w:rsid w:val="009455F3"/>
    <w:rsid w:val="0094628C"/>
    <w:rsid w:val="009471B4"/>
    <w:rsid w:val="0094724E"/>
    <w:rsid w:val="0094752E"/>
    <w:rsid w:val="00947B6E"/>
    <w:rsid w:val="00947CA4"/>
    <w:rsid w:val="009507D9"/>
    <w:rsid w:val="009511E8"/>
    <w:rsid w:val="009512E4"/>
    <w:rsid w:val="00951D58"/>
    <w:rsid w:val="00954C4B"/>
    <w:rsid w:val="00957696"/>
    <w:rsid w:val="00957847"/>
    <w:rsid w:val="00962703"/>
    <w:rsid w:val="00962D69"/>
    <w:rsid w:val="00962FD3"/>
    <w:rsid w:val="00963FEC"/>
    <w:rsid w:val="00965467"/>
    <w:rsid w:val="00965823"/>
    <w:rsid w:val="00965AA5"/>
    <w:rsid w:val="00967270"/>
    <w:rsid w:val="0096748E"/>
    <w:rsid w:val="0097050B"/>
    <w:rsid w:val="00970865"/>
    <w:rsid w:val="009717F2"/>
    <w:rsid w:val="00973F11"/>
    <w:rsid w:val="00974382"/>
    <w:rsid w:val="00974B79"/>
    <w:rsid w:val="00974B99"/>
    <w:rsid w:val="009818B9"/>
    <w:rsid w:val="00983FC8"/>
    <w:rsid w:val="00984829"/>
    <w:rsid w:val="009849C9"/>
    <w:rsid w:val="009919C8"/>
    <w:rsid w:val="00994654"/>
    <w:rsid w:val="00994A56"/>
    <w:rsid w:val="00996162"/>
    <w:rsid w:val="009969DE"/>
    <w:rsid w:val="00997334"/>
    <w:rsid w:val="009976B5"/>
    <w:rsid w:val="009A030E"/>
    <w:rsid w:val="009A139D"/>
    <w:rsid w:val="009A1B13"/>
    <w:rsid w:val="009A23FE"/>
    <w:rsid w:val="009A2AD6"/>
    <w:rsid w:val="009A77C5"/>
    <w:rsid w:val="009A7FC5"/>
    <w:rsid w:val="009B0D1D"/>
    <w:rsid w:val="009B0E8C"/>
    <w:rsid w:val="009B10A7"/>
    <w:rsid w:val="009B345B"/>
    <w:rsid w:val="009B63AE"/>
    <w:rsid w:val="009B7649"/>
    <w:rsid w:val="009C05CD"/>
    <w:rsid w:val="009C2C7C"/>
    <w:rsid w:val="009C2DA7"/>
    <w:rsid w:val="009C5539"/>
    <w:rsid w:val="009C5F16"/>
    <w:rsid w:val="009C6672"/>
    <w:rsid w:val="009C6C7E"/>
    <w:rsid w:val="009C706F"/>
    <w:rsid w:val="009C7927"/>
    <w:rsid w:val="009D15E0"/>
    <w:rsid w:val="009D26B5"/>
    <w:rsid w:val="009D3C16"/>
    <w:rsid w:val="009D41F8"/>
    <w:rsid w:val="009D553E"/>
    <w:rsid w:val="009D7BBA"/>
    <w:rsid w:val="009D7CBF"/>
    <w:rsid w:val="009E0590"/>
    <w:rsid w:val="009E06FB"/>
    <w:rsid w:val="009E0B62"/>
    <w:rsid w:val="009E10EE"/>
    <w:rsid w:val="009E1ABB"/>
    <w:rsid w:val="009E43C6"/>
    <w:rsid w:val="009E452F"/>
    <w:rsid w:val="009E6D6E"/>
    <w:rsid w:val="009E717C"/>
    <w:rsid w:val="009E7DCB"/>
    <w:rsid w:val="009E7F16"/>
    <w:rsid w:val="009F007B"/>
    <w:rsid w:val="009F0732"/>
    <w:rsid w:val="009F1FDE"/>
    <w:rsid w:val="009F2A01"/>
    <w:rsid w:val="009F2C12"/>
    <w:rsid w:val="009F3B7D"/>
    <w:rsid w:val="009F3DBE"/>
    <w:rsid w:val="009F4D30"/>
    <w:rsid w:val="009F55D2"/>
    <w:rsid w:val="009F6104"/>
    <w:rsid w:val="009F778F"/>
    <w:rsid w:val="00A01B42"/>
    <w:rsid w:val="00A02771"/>
    <w:rsid w:val="00A040DE"/>
    <w:rsid w:val="00A0432D"/>
    <w:rsid w:val="00A06B5D"/>
    <w:rsid w:val="00A07EE7"/>
    <w:rsid w:val="00A113A4"/>
    <w:rsid w:val="00A1167C"/>
    <w:rsid w:val="00A14DE6"/>
    <w:rsid w:val="00A15070"/>
    <w:rsid w:val="00A16D06"/>
    <w:rsid w:val="00A16DA6"/>
    <w:rsid w:val="00A17FD5"/>
    <w:rsid w:val="00A20CA5"/>
    <w:rsid w:val="00A26F7A"/>
    <w:rsid w:val="00A353EE"/>
    <w:rsid w:val="00A40B17"/>
    <w:rsid w:val="00A40D5B"/>
    <w:rsid w:val="00A41206"/>
    <w:rsid w:val="00A43469"/>
    <w:rsid w:val="00A4434D"/>
    <w:rsid w:val="00A446BD"/>
    <w:rsid w:val="00A455D7"/>
    <w:rsid w:val="00A465C2"/>
    <w:rsid w:val="00A47A3B"/>
    <w:rsid w:val="00A53498"/>
    <w:rsid w:val="00A54D2A"/>
    <w:rsid w:val="00A5514D"/>
    <w:rsid w:val="00A55313"/>
    <w:rsid w:val="00A5734E"/>
    <w:rsid w:val="00A60909"/>
    <w:rsid w:val="00A61FC1"/>
    <w:rsid w:val="00A62BBF"/>
    <w:rsid w:val="00A67360"/>
    <w:rsid w:val="00A675D2"/>
    <w:rsid w:val="00A70134"/>
    <w:rsid w:val="00A7416D"/>
    <w:rsid w:val="00A74589"/>
    <w:rsid w:val="00A75BAE"/>
    <w:rsid w:val="00A75ED6"/>
    <w:rsid w:val="00A81095"/>
    <w:rsid w:val="00A81364"/>
    <w:rsid w:val="00A815A4"/>
    <w:rsid w:val="00A8440B"/>
    <w:rsid w:val="00A871BB"/>
    <w:rsid w:val="00A900AF"/>
    <w:rsid w:val="00A90771"/>
    <w:rsid w:val="00A909D6"/>
    <w:rsid w:val="00A914C3"/>
    <w:rsid w:val="00A93FE3"/>
    <w:rsid w:val="00A95528"/>
    <w:rsid w:val="00A9615C"/>
    <w:rsid w:val="00A96494"/>
    <w:rsid w:val="00A9668E"/>
    <w:rsid w:val="00A96865"/>
    <w:rsid w:val="00A96D9C"/>
    <w:rsid w:val="00A9765F"/>
    <w:rsid w:val="00AA008D"/>
    <w:rsid w:val="00AA0CD5"/>
    <w:rsid w:val="00AA1D9F"/>
    <w:rsid w:val="00AA269A"/>
    <w:rsid w:val="00AA2A38"/>
    <w:rsid w:val="00AA2AD9"/>
    <w:rsid w:val="00AA2EEA"/>
    <w:rsid w:val="00AA3E9F"/>
    <w:rsid w:val="00AA49A9"/>
    <w:rsid w:val="00AA6050"/>
    <w:rsid w:val="00AA6784"/>
    <w:rsid w:val="00AA6BF5"/>
    <w:rsid w:val="00AB1ECC"/>
    <w:rsid w:val="00AB2FE4"/>
    <w:rsid w:val="00AB457C"/>
    <w:rsid w:val="00AB5974"/>
    <w:rsid w:val="00AB6337"/>
    <w:rsid w:val="00AB70E5"/>
    <w:rsid w:val="00AC0428"/>
    <w:rsid w:val="00AC1D71"/>
    <w:rsid w:val="00AC77BD"/>
    <w:rsid w:val="00AC7940"/>
    <w:rsid w:val="00AD3C2C"/>
    <w:rsid w:val="00AD57FD"/>
    <w:rsid w:val="00AE394E"/>
    <w:rsid w:val="00AE4507"/>
    <w:rsid w:val="00AE6B0B"/>
    <w:rsid w:val="00AE6C64"/>
    <w:rsid w:val="00AE737F"/>
    <w:rsid w:val="00AE78D7"/>
    <w:rsid w:val="00AF0998"/>
    <w:rsid w:val="00AF0A42"/>
    <w:rsid w:val="00AF1C58"/>
    <w:rsid w:val="00AF25C0"/>
    <w:rsid w:val="00AF2BC6"/>
    <w:rsid w:val="00AF3D23"/>
    <w:rsid w:val="00AF4EBA"/>
    <w:rsid w:val="00AF606D"/>
    <w:rsid w:val="00B009F9"/>
    <w:rsid w:val="00B01CAE"/>
    <w:rsid w:val="00B02CCE"/>
    <w:rsid w:val="00B042E3"/>
    <w:rsid w:val="00B052D7"/>
    <w:rsid w:val="00B0613C"/>
    <w:rsid w:val="00B069CD"/>
    <w:rsid w:val="00B06F6D"/>
    <w:rsid w:val="00B1295C"/>
    <w:rsid w:val="00B1751A"/>
    <w:rsid w:val="00B213A1"/>
    <w:rsid w:val="00B21758"/>
    <w:rsid w:val="00B239EA"/>
    <w:rsid w:val="00B24442"/>
    <w:rsid w:val="00B271B3"/>
    <w:rsid w:val="00B27DB5"/>
    <w:rsid w:val="00B300D6"/>
    <w:rsid w:val="00B30711"/>
    <w:rsid w:val="00B313BD"/>
    <w:rsid w:val="00B322DB"/>
    <w:rsid w:val="00B32ACA"/>
    <w:rsid w:val="00B36AE2"/>
    <w:rsid w:val="00B37D21"/>
    <w:rsid w:val="00B401AF"/>
    <w:rsid w:val="00B40AAF"/>
    <w:rsid w:val="00B43BEE"/>
    <w:rsid w:val="00B44724"/>
    <w:rsid w:val="00B4622A"/>
    <w:rsid w:val="00B463EF"/>
    <w:rsid w:val="00B47055"/>
    <w:rsid w:val="00B47B04"/>
    <w:rsid w:val="00B52736"/>
    <w:rsid w:val="00B53EE3"/>
    <w:rsid w:val="00B60B49"/>
    <w:rsid w:val="00B626D0"/>
    <w:rsid w:val="00B62D52"/>
    <w:rsid w:val="00B6390F"/>
    <w:rsid w:val="00B651D9"/>
    <w:rsid w:val="00B65EBF"/>
    <w:rsid w:val="00B7075C"/>
    <w:rsid w:val="00B73106"/>
    <w:rsid w:val="00B73858"/>
    <w:rsid w:val="00B73C49"/>
    <w:rsid w:val="00B73FB9"/>
    <w:rsid w:val="00B743DA"/>
    <w:rsid w:val="00B75183"/>
    <w:rsid w:val="00B77701"/>
    <w:rsid w:val="00B80BC4"/>
    <w:rsid w:val="00B80EE4"/>
    <w:rsid w:val="00B817E0"/>
    <w:rsid w:val="00B81AD3"/>
    <w:rsid w:val="00B82507"/>
    <w:rsid w:val="00B8254E"/>
    <w:rsid w:val="00B83DB6"/>
    <w:rsid w:val="00B8498C"/>
    <w:rsid w:val="00B851DF"/>
    <w:rsid w:val="00B85726"/>
    <w:rsid w:val="00B86049"/>
    <w:rsid w:val="00B8648E"/>
    <w:rsid w:val="00B87114"/>
    <w:rsid w:val="00B90369"/>
    <w:rsid w:val="00B91004"/>
    <w:rsid w:val="00B9188E"/>
    <w:rsid w:val="00B91DFB"/>
    <w:rsid w:val="00B9268B"/>
    <w:rsid w:val="00B9516F"/>
    <w:rsid w:val="00B969B8"/>
    <w:rsid w:val="00B96A65"/>
    <w:rsid w:val="00BA08B5"/>
    <w:rsid w:val="00BA20DA"/>
    <w:rsid w:val="00BA2140"/>
    <w:rsid w:val="00BA2EEA"/>
    <w:rsid w:val="00BA4120"/>
    <w:rsid w:val="00BA6218"/>
    <w:rsid w:val="00BB08FB"/>
    <w:rsid w:val="00BB1FF9"/>
    <w:rsid w:val="00BB2A5B"/>
    <w:rsid w:val="00BB3ED8"/>
    <w:rsid w:val="00BB4BD9"/>
    <w:rsid w:val="00BB4E84"/>
    <w:rsid w:val="00BC1535"/>
    <w:rsid w:val="00BC2394"/>
    <w:rsid w:val="00BC23EB"/>
    <w:rsid w:val="00BC2D60"/>
    <w:rsid w:val="00BC392B"/>
    <w:rsid w:val="00BC3E5E"/>
    <w:rsid w:val="00BC40CA"/>
    <w:rsid w:val="00BC45A1"/>
    <w:rsid w:val="00BC4E01"/>
    <w:rsid w:val="00BC55FB"/>
    <w:rsid w:val="00BC6AB5"/>
    <w:rsid w:val="00BC6B39"/>
    <w:rsid w:val="00BC6F7F"/>
    <w:rsid w:val="00BD23B2"/>
    <w:rsid w:val="00BD27F6"/>
    <w:rsid w:val="00BD359C"/>
    <w:rsid w:val="00BD4135"/>
    <w:rsid w:val="00BD476B"/>
    <w:rsid w:val="00BD67A3"/>
    <w:rsid w:val="00BD68F2"/>
    <w:rsid w:val="00BE0DDB"/>
    <w:rsid w:val="00BE1B58"/>
    <w:rsid w:val="00BE2DB2"/>
    <w:rsid w:val="00BE6244"/>
    <w:rsid w:val="00BE693F"/>
    <w:rsid w:val="00BE6987"/>
    <w:rsid w:val="00BF09F3"/>
    <w:rsid w:val="00BF59F2"/>
    <w:rsid w:val="00BF61B8"/>
    <w:rsid w:val="00BF70AE"/>
    <w:rsid w:val="00BF7ABD"/>
    <w:rsid w:val="00C00D95"/>
    <w:rsid w:val="00C010E7"/>
    <w:rsid w:val="00C01F2A"/>
    <w:rsid w:val="00C031D3"/>
    <w:rsid w:val="00C04F4A"/>
    <w:rsid w:val="00C05C3A"/>
    <w:rsid w:val="00C05F1A"/>
    <w:rsid w:val="00C073ED"/>
    <w:rsid w:val="00C10922"/>
    <w:rsid w:val="00C10D9C"/>
    <w:rsid w:val="00C116F7"/>
    <w:rsid w:val="00C11859"/>
    <w:rsid w:val="00C118D1"/>
    <w:rsid w:val="00C12045"/>
    <w:rsid w:val="00C1355E"/>
    <w:rsid w:val="00C148E0"/>
    <w:rsid w:val="00C1527F"/>
    <w:rsid w:val="00C16DF2"/>
    <w:rsid w:val="00C1784A"/>
    <w:rsid w:val="00C17BAE"/>
    <w:rsid w:val="00C202B2"/>
    <w:rsid w:val="00C2219F"/>
    <w:rsid w:val="00C252F8"/>
    <w:rsid w:val="00C25981"/>
    <w:rsid w:val="00C27123"/>
    <w:rsid w:val="00C27F50"/>
    <w:rsid w:val="00C30670"/>
    <w:rsid w:val="00C30DA5"/>
    <w:rsid w:val="00C310EA"/>
    <w:rsid w:val="00C31353"/>
    <w:rsid w:val="00C314D3"/>
    <w:rsid w:val="00C3299E"/>
    <w:rsid w:val="00C34FF8"/>
    <w:rsid w:val="00C35C6E"/>
    <w:rsid w:val="00C365D7"/>
    <w:rsid w:val="00C36642"/>
    <w:rsid w:val="00C37163"/>
    <w:rsid w:val="00C37D9E"/>
    <w:rsid w:val="00C40D77"/>
    <w:rsid w:val="00C42349"/>
    <w:rsid w:val="00C426C7"/>
    <w:rsid w:val="00C4277F"/>
    <w:rsid w:val="00C44999"/>
    <w:rsid w:val="00C45783"/>
    <w:rsid w:val="00C46C55"/>
    <w:rsid w:val="00C47DC7"/>
    <w:rsid w:val="00C5006E"/>
    <w:rsid w:val="00C50A42"/>
    <w:rsid w:val="00C52D19"/>
    <w:rsid w:val="00C544B6"/>
    <w:rsid w:val="00C55E88"/>
    <w:rsid w:val="00C56A65"/>
    <w:rsid w:val="00C62845"/>
    <w:rsid w:val="00C642E8"/>
    <w:rsid w:val="00C66C3A"/>
    <w:rsid w:val="00C7061F"/>
    <w:rsid w:val="00C714D7"/>
    <w:rsid w:val="00C71D6C"/>
    <w:rsid w:val="00C73084"/>
    <w:rsid w:val="00C731BC"/>
    <w:rsid w:val="00C735E0"/>
    <w:rsid w:val="00C736E6"/>
    <w:rsid w:val="00C73C4B"/>
    <w:rsid w:val="00C73DB5"/>
    <w:rsid w:val="00C74480"/>
    <w:rsid w:val="00C74538"/>
    <w:rsid w:val="00C75543"/>
    <w:rsid w:val="00C755D8"/>
    <w:rsid w:val="00C76120"/>
    <w:rsid w:val="00C7689A"/>
    <w:rsid w:val="00C77B7F"/>
    <w:rsid w:val="00C80336"/>
    <w:rsid w:val="00C8453C"/>
    <w:rsid w:val="00C84872"/>
    <w:rsid w:val="00C858AC"/>
    <w:rsid w:val="00C860EB"/>
    <w:rsid w:val="00C86E32"/>
    <w:rsid w:val="00C87182"/>
    <w:rsid w:val="00C90512"/>
    <w:rsid w:val="00C91D6F"/>
    <w:rsid w:val="00C92951"/>
    <w:rsid w:val="00C94F5C"/>
    <w:rsid w:val="00C956DD"/>
    <w:rsid w:val="00C9689D"/>
    <w:rsid w:val="00CA117D"/>
    <w:rsid w:val="00CA3403"/>
    <w:rsid w:val="00CA3C8E"/>
    <w:rsid w:val="00CA494C"/>
    <w:rsid w:val="00CA5034"/>
    <w:rsid w:val="00CA5EE8"/>
    <w:rsid w:val="00CA7A37"/>
    <w:rsid w:val="00CB0B00"/>
    <w:rsid w:val="00CB1F78"/>
    <w:rsid w:val="00CB2679"/>
    <w:rsid w:val="00CB4982"/>
    <w:rsid w:val="00CB49E4"/>
    <w:rsid w:val="00CB67EE"/>
    <w:rsid w:val="00CB681D"/>
    <w:rsid w:val="00CB698C"/>
    <w:rsid w:val="00CB7C23"/>
    <w:rsid w:val="00CC03B3"/>
    <w:rsid w:val="00CC14F7"/>
    <w:rsid w:val="00CC1F9F"/>
    <w:rsid w:val="00CC24E6"/>
    <w:rsid w:val="00CC5C53"/>
    <w:rsid w:val="00CC5FF9"/>
    <w:rsid w:val="00CC79CA"/>
    <w:rsid w:val="00CD0341"/>
    <w:rsid w:val="00CD0C71"/>
    <w:rsid w:val="00CD1254"/>
    <w:rsid w:val="00CD23FD"/>
    <w:rsid w:val="00CD5A04"/>
    <w:rsid w:val="00CD5DE8"/>
    <w:rsid w:val="00CD65D2"/>
    <w:rsid w:val="00CE0A8D"/>
    <w:rsid w:val="00CE23B7"/>
    <w:rsid w:val="00CE2D23"/>
    <w:rsid w:val="00CE39BA"/>
    <w:rsid w:val="00CE60EC"/>
    <w:rsid w:val="00CF366D"/>
    <w:rsid w:val="00CF3937"/>
    <w:rsid w:val="00CF4B13"/>
    <w:rsid w:val="00CF52A5"/>
    <w:rsid w:val="00CF6CE4"/>
    <w:rsid w:val="00CF7BAF"/>
    <w:rsid w:val="00D008BB"/>
    <w:rsid w:val="00D014DB"/>
    <w:rsid w:val="00D02D05"/>
    <w:rsid w:val="00D031EF"/>
    <w:rsid w:val="00D03E27"/>
    <w:rsid w:val="00D06557"/>
    <w:rsid w:val="00D07CAC"/>
    <w:rsid w:val="00D07E71"/>
    <w:rsid w:val="00D11655"/>
    <w:rsid w:val="00D11F07"/>
    <w:rsid w:val="00D13324"/>
    <w:rsid w:val="00D13590"/>
    <w:rsid w:val="00D148C9"/>
    <w:rsid w:val="00D16055"/>
    <w:rsid w:val="00D1676B"/>
    <w:rsid w:val="00D17675"/>
    <w:rsid w:val="00D24A8B"/>
    <w:rsid w:val="00D24BAD"/>
    <w:rsid w:val="00D250D9"/>
    <w:rsid w:val="00D25EB0"/>
    <w:rsid w:val="00D26EF3"/>
    <w:rsid w:val="00D27B4E"/>
    <w:rsid w:val="00D3007A"/>
    <w:rsid w:val="00D32AFE"/>
    <w:rsid w:val="00D33D47"/>
    <w:rsid w:val="00D35E4A"/>
    <w:rsid w:val="00D37570"/>
    <w:rsid w:val="00D414CC"/>
    <w:rsid w:val="00D41FC1"/>
    <w:rsid w:val="00D42CB4"/>
    <w:rsid w:val="00D43BCB"/>
    <w:rsid w:val="00D43D44"/>
    <w:rsid w:val="00D4468F"/>
    <w:rsid w:val="00D45505"/>
    <w:rsid w:val="00D457B2"/>
    <w:rsid w:val="00D45F4D"/>
    <w:rsid w:val="00D46908"/>
    <w:rsid w:val="00D46DC2"/>
    <w:rsid w:val="00D47D22"/>
    <w:rsid w:val="00D504D7"/>
    <w:rsid w:val="00D5103D"/>
    <w:rsid w:val="00D5227F"/>
    <w:rsid w:val="00D52349"/>
    <w:rsid w:val="00D524D5"/>
    <w:rsid w:val="00D525A1"/>
    <w:rsid w:val="00D52BDF"/>
    <w:rsid w:val="00D536D3"/>
    <w:rsid w:val="00D53DB7"/>
    <w:rsid w:val="00D566DB"/>
    <w:rsid w:val="00D60AE6"/>
    <w:rsid w:val="00D61A6E"/>
    <w:rsid w:val="00D6261D"/>
    <w:rsid w:val="00D66251"/>
    <w:rsid w:val="00D66A2C"/>
    <w:rsid w:val="00D66C0E"/>
    <w:rsid w:val="00D67A5B"/>
    <w:rsid w:val="00D71EB9"/>
    <w:rsid w:val="00D7216F"/>
    <w:rsid w:val="00D72FA0"/>
    <w:rsid w:val="00D73575"/>
    <w:rsid w:val="00D73609"/>
    <w:rsid w:val="00D73E19"/>
    <w:rsid w:val="00D74EE6"/>
    <w:rsid w:val="00D76934"/>
    <w:rsid w:val="00D80AB6"/>
    <w:rsid w:val="00D81685"/>
    <w:rsid w:val="00D816C7"/>
    <w:rsid w:val="00D839BC"/>
    <w:rsid w:val="00D84B98"/>
    <w:rsid w:val="00D84FDF"/>
    <w:rsid w:val="00D85DF1"/>
    <w:rsid w:val="00D8694D"/>
    <w:rsid w:val="00D8790C"/>
    <w:rsid w:val="00D90FCF"/>
    <w:rsid w:val="00D911E4"/>
    <w:rsid w:val="00D917FD"/>
    <w:rsid w:val="00D92A85"/>
    <w:rsid w:val="00D94C9B"/>
    <w:rsid w:val="00D967DB"/>
    <w:rsid w:val="00D9711D"/>
    <w:rsid w:val="00D97FAE"/>
    <w:rsid w:val="00DA01D4"/>
    <w:rsid w:val="00DA5179"/>
    <w:rsid w:val="00DA5C9B"/>
    <w:rsid w:val="00DA5D07"/>
    <w:rsid w:val="00DA6671"/>
    <w:rsid w:val="00DA7AC2"/>
    <w:rsid w:val="00DB2F8B"/>
    <w:rsid w:val="00DB58AD"/>
    <w:rsid w:val="00DB6E6C"/>
    <w:rsid w:val="00DB73B4"/>
    <w:rsid w:val="00DC0955"/>
    <w:rsid w:val="00DC152B"/>
    <w:rsid w:val="00DC243E"/>
    <w:rsid w:val="00DC441B"/>
    <w:rsid w:val="00DD14FB"/>
    <w:rsid w:val="00DD1D4D"/>
    <w:rsid w:val="00DD258C"/>
    <w:rsid w:val="00DD27A3"/>
    <w:rsid w:val="00DD2FA8"/>
    <w:rsid w:val="00DD5261"/>
    <w:rsid w:val="00DD567B"/>
    <w:rsid w:val="00DD6202"/>
    <w:rsid w:val="00DD63AC"/>
    <w:rsid w:val="00DD6B32"/>
    <w:rsid w:val="00DD6B70"/>
    <w:rsid w:val="00DD7FC0"/>
    <w:rsid w:val="00DE037A"/>
    <w:rsid w:val="00DE107F"/>
    <w:rsid w:val="00DE173F"/>
    <w:rsid w:val="00DE1B94"/>
    <w:rsid w:val="00DE304C"/>
    <w:rsid w:val="00DE4371"/>
    <w:rsid w:val="00DE48EE"/>
    <w:rsid w:val="00DE5436"/>
    <w:rsid w:val="00DE5EAB"/>
    <w:rsid w:val="00DE6067"/>
    <w:rsid w:val="00DE6361"/>
    <w:rsid w:val="00DE6411"/>
    <w:rsid w:val="00DF0E6B"/>
    <w:rsid w:val="00DF1652"/>
    <w:rsid w:val="00DF1F1F"/>
    <w:rsid w:val="00DF381A"/>
    <w:rsid w:val="00DF49C5"/>
    <w:rsid w:val="00DF4C29"/>
    <w:rsid w:val="00DF4E27"/>
    <w:rsid w:val="00DF5621"/>
    <w:rsid w:val="00DF72EC"/>
    <w:rsid w:val="00E00E99"/>
    <w:rsid w:val="00E0502A"/>
    <w:rsid w:val="00E05CBD"/>
    <w:rsid w:val="00E06C16"/>
    <w:rsid w:val="00E07433"/>
    <w:rsid w:val="00E074A4"/>
    <w:rsid w:val="00E11B7D"/>
    <w:rsid w:val="00E11C21"/>
    <w:rsid w:val="00E13C99"/>
    <w:rsid w:val="00E15CF0"/>
    <w:rsid w:val="00E16AC6"/>
    <w:rsid w:val="00E16CCE"/>
    <w:rsid w:val="00E172F6"/>
    <w:rsid w:val="00E1797B"/>
    <w:rsid w:val="00E17FB6"/>
    <w:rsid w:val="00E202A2"/>
    <w:rsid w:val="00E2054C"/>
    <w:rsid w:val="00E23578"/>
    <w:rsid w:val="00E25CCE"/>
    <w:rsid w:val="00E2609A"/>
    <w:rsid w:val="00E265A7"/>
    <w:rsid w:val="00E26A16"/>
    <w:rsid w:val="00E31987"/>
    <w:rsid w:val="00E32DC1"/>
    <w:rsid w:val="00E34D5F"/>
    <w:rsid w:val="00E3530D"/>
    <w:rsid w:val="00E37109"/>
    <w:rsid w:val="00E41058"/>
    <w:rsid w:val="00E422DB"/>
    <w:rsid w:val="00E42417"/>
    <w:rsid w:val="00E467DF"/>
    <w:rsid w:val="00E520DC"/>
    <w:rsid w:val="00E537B8"/>
    <w:rsid w:val="00E53808"/>
    <w:rsid w:val="00E5513B"/>
    <w:rsid w:val="00E5742A"/>
    <w:rsid w:val="00E578CD"/>
    <w:rsid w:val="00E57E13"/>
    <w:rsid w:val="00E628AA"/>
    <w:rsid w:val="00E63615"/>
    <w:rsid w:val="00E63CF4"/>
    <w:rsid w:val="00E64601"/>
    <w:rsid w:val="00E664C5"/>
    <w:rsid w:val="00E718BB"/>
    <w:rsid w:val="00E73A17"/>
    <w:rsid w:val="00E74241"/>
    <w:rsid w:val="00E7435C"/>
    <w:rsid w:val="00E75D99"/>
    <w:rsid w:val="00E75FDF"/>
    <w:rsid w:val="00E76A7F"/>
    <w:rsid w:val="00E76D5D"/>
    <w:rsid w:val="00E802AF"/>
    <w:rsid w:val="00E80A9E"/>
    <w:rsid w:val="00E80BCB"/>
    <w:rsid w:val="00E82A72"/>
    <w:rsid w:val="00E831C8"/>
    <w:rsid w:val="00E83782"/>
    <w:rsid w:val="00E83873"/>
    <w:rsid w:val="00E85BAD"/>
    <w:rsid w:val="00E86F8F"/>
    <w:rsid w:val="00E873CC"/>
    <w:rsid w:val="00E87940"/>
    <w:rsid w:val="00E87D6C"/>
    <w:rsid w:val="00E9017E"/>
    <w:rsid w:val="00E92187"/>
    <w:rsid w:val="00E925DA"/>
    <w:rsid w:val="00E93C49"/>
    <w:rsid w:val="00E94CD6"/>
    <w:rsid w:val="00E94E9B"/>
    <w:rsid w:val="00E95124"/>
    <w:rsid w:val="00E95727"/>
    <w:rsid w:val="00E95DE5"/>
    <w:rsid w:val="00E95FF7"/>
    <w:rsid w:val="00E96C74"/>
    <w:rsid w:val="00E9706C"/>
    <w:rsid w:val="00E97A7D"/>
    <w:rsid w:val="00EA0D63"/>
    <w:rsid w:val="00EA0E53"/>
    <w:rsid w:val="00EA4DDE"/>
    <w:rsid w:val="00EA670A"/>
    <w:rsid w:val="00EB1F27"/>
    <w:rsid w:val="00EB2663"/>
    <w:rsid w:val="00EB344D"/>
    <w:rsid w:val="00EB449D"/>
    <w:rsid w:val="00EB55D8"/>
    <w:rsid w:val="00EC06E4"/>
    <w:rsid w:val="00EC0A7F"/>
    <w:rsid w:val="00EC17D4"/>
    <w:rsid w:val="00EC1894"/>
    <w:rsid w:val="00EC2080"/>
    <w:rsid w:val="00EC2630"/>
    <w:rsid w:val="00EC26F6"/>
    <w:rsid w:val="00EC2CC0"/>
    <w:rsid w:val="00EC2F7B"/>
    <w:rsid w:val="00EC6B09"/>
    <w:rsid w:val="00ED1B0C"/>
    <w:rsid w:val="00ED251A"/>
    <w:rsid w:val="00ED2F6E"/>
    <w:rsid w:val="00ED3E08"/>
    <w:rsid w:val="00ED41F9"/>
    <w:rsid w:val="00EE03B6"/>
    <w:rsid w:val="00EE05E5"/>
    <w:rsid w:val="00EE12FF"/>
    <w:rsid w:val="00EE15DF"/>
    <w:rsid w:val="00EE355E"/>
    <w:rsid w:val="00EE4A0A"/>
    <w:rsid w:val="00EE4F43"/>
    <w:rsid w:val="00EE54A9"/>
    <w:rsid w:val="00EE68EE"/>
    <w:rsid w:val="00EE74EC"/>
    <w:rsid w:val="00EF1081"/>
    <w:rsid w:val="00EF10C9"/>
    <w:rsid w:val="00EF19FE"/>
    <w:rsid w:val="00EF21AF"/>
    <w:rsid w:val="00EF2690"/>
    <w:rsid w:val="00EF4348"/>
    <w:rsid w:val="00EF49B2"/>
    <w:rsid w:val="00EF523E"/>
    <w:rsid w:val="00EF72C0"/>
    <w:rsid w:val="00F00E38"/>
    <w:rsid w:val="00F03277"/>
    <w:rsid w:val="00F0514E"/>
    <w:rsid w:val="00F05C17"/>
    <w:rsid w:val="00F073DA"/>
    <w:rsid w:val="00F07BEF"/>
    <w:rsid w:val="00F07F96"/>
    <w:rsid w:val="00F10359"/>
    <w:rsid w:val="00F12B72"/>
    <w:rsid w:val="00F12E23"/>
    <w:rsid w:val="00F13CD6"/>
    <w:rsid w:val="00F14AFD"/>
    <w:rsid w:val="00F15624"/>
    <w:rsid w:val="00F15CEC"/>
    <w:rsid w:val="00F1604D"/>
    <w:rsid w:val="00F17C66"/>
    <w:rsid w:val="00F21B42"/>
    <w:rsid w:val="00F244AD"/>
    <w:rsid w:val="00F2552C"/>
    <w:rsid w:val="00F2609F"/>
    <w:rsid w:val="00F264D3"/>
    <w:rsid w:val="00F26819"/>
    <w:rsid w:val="00F26F92"/>
    <w:rsid w:val="00F274AE"/>
    <w:rsid w:val="00F277E3"/>
    <w:rsid w:val="00F30835"/>
    <w:rsid w:val="00F3158D"/>
    <w:rsid w:val="00F3180D"/>
    <w:rsid w:val="00F31875"/>
    <w:rsid w:val="00F334D6"/>
    <w:rsid w:val="00F334F0"/>
    <w:rsid w:val="00F33CE9"/>
    <w:rsid w:val="00F35E87"/>
    <w:rsid w:val="00F3621B"/>
    <w:rsid w:val="00F37E0B"/>
    <w:rsid w:val="00F37EC0"/>
    <w:rsid w:val="00F41108"/>
    <w:rsid w:val="00F44A0A"/>
    <w:rsid w:val="00F45444"/>
    <w:rsid w:val="00F50DBF"/>
    <w:rsid w:val="00F520D3"/>
    <w:rsid w:val="00F5454A"/>
    <w:rsid w:val="00F561BF"/>
    <w:rsid w:val="00F566F2"/>
    <w:rsid w:val="00F61AF9"/>
    <w:rsid w:val="00F672FA"/>
    <w:rsid w:val="00F67637"/>
    <w:rsid w:val="00F71B30"/>
    <w:rsid w:val="00F72FEC"/>
    <w:rsid w:val="00F74B1B"/>
    <w:rsid w:val="00F77388"/>
    <w:rsid w:val="00F8136C"/>
    <w:rsid w:val="00F82424"/>
    <w:rsid w:val="00F82F28"/>
    <w:rsid w:val="00F8340A"/>
    <w:rsid w:val="00F84417"/>
    <w:rsid w:val="00F863EF"/>
    <w:rsid w:val="00F920A1"/>
    <w:rsid w:val="00F92E09"/>
    <w:rsid w:val="00F93484"/>
    <w:rsid w:val="00F95F06"/>
    <w:rsid w:val="00F960AA"/>
    <w:rsid w:val="00F967BF"/>
    <w:rsid w:val="00F96919"/>
    <w:rsid w:val="00FA0706"/>
    <w:rsid w:val="00FA2B6A"/>
    <w:rsid w:val="00FA49C0"/>
    <w:rsid w:val="00FA5E5A"/>
    <w:rsid w:val="00FA6D29"/>
    <w:rsid w:val="00FB0194"/>
    <w:rsid w:val="00FB01C8"/>
    <w:rsid w:val="00FB082B"/>
    <w:rsid w:val="00FB0CE7"/>
    <w:rsid w:val="00FB126E"/>
    <w:rsid w:val="00FB1322"/>
    <w:rsid w:val="00FB17C8"/>
    <w:rsid w:val="00FB2542"/>
    <w:rsid w:val="00FB5603"/>
    <w:rsid w:val="00FB5DC3"/>
    <w:rsid w:val="00FC04A0"/>
    <w:rsid w:val="00FC09A3"/>
    <w:rsid w:val="00FC2F31"/>
    <w:rsid w:val="00FC4940"/>
    <w:rsid w:val="00FC598A"/>
    <w:rsid w:val="00FC6DCE"/>
    <w:rsid w:val="00FC70E1"/>
    <w:rsid w:val="00FD1108"/>
    <w:rsid w:val="00FD1528"/>
    <w:rsid w:val="00FD56FD"/>
    <w:rsid w:val="00FD5FEA"/>
    <w:rsid w:val="00FD77AD"/>
    <w:rsid w:val="00FE1A3E"/>
    <w:rsid w:val="00FE23BE"/>
    <w:rsid w:val="00FE23E4"/>
    <w:rsid w:val="00FE31F9"/>
    <w:rsid w:val="00FE45E6"/>
    <w:rsid w:val="00FE4EA5"/>
    <w:rsid w:val="00FF1005"/>
    <w:rsid w:val="00FF270E"/>
    <w:rsid w:val="00FF335D"/>
    <w:rsid w:val="00FF3D60"/>
    <w:rsid w:val="00FF537D"/>
    <w:rsid w:val="00FF6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file:///Users/Aeolus/Desktop/network_evolution/Phenotypic%20plasticity%20and%20species%20coexistence.pdf"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mkl48@nau.edu" TargetMode="Externa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6D183-4EC4-A347-8D0E-959F30B8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4876</Words>
  <Characters>27795</Characters>
  <Application>Microsoft Macintosh Word</Application>
  <DocSecurity>0</DocSecurity>
  <Lines>231</Lines>
  <Paragraphs>65</Paragraphs>
  <ScaleCrop>false</ScaleCrop>
  <Company/>
  <LinksUpToDate>false</LinksUpToDate>
  <CharactersWithSpaces>32606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5</cp:revision>
  <dcterms:created xsi:type="dcterms:W3CDTF">2014-03-20T16:12:00Z</dcterms:created>
  <dcterms:modified xsi:type="dcterms:W3CDTF">2014-03-20T16:12:00Z</dcterms:modified>
</cp:coreProperties>
</file>
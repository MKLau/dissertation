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E45393" w14:textId="77777777" w:rsidR="00007A70" w:rsidRPr="00734E4A" w:rsidRDefault="00007A70" w:rsidP="006A057E">
      <w:pPr>
        <w:rPr>
          <w:b/>
        </w:rPr>
      </w:pPr>
      <w:r>
        <w:rPr>
          <w:b/>
        </w:rPr>
        <w:t>Genotypic variation contributes to ecological network structure</w:t>
      </w:r>
    </w:p>
    <w:p w14:paraId="6B67320D" w14:textId="77777777" w:rsidR="00007A70" w:rsidRDefault="00007A70" w:rsidP="006A057E"/>
    <w:p w14:paraId="70F7FC1B" w14:textId="77777777" w:rsidR="00007A70" w:rsidRDefault="00007A70" w:rsidP="006A057E">
      <w:r>
        <w:t xml:space="preserve">M.K. Lau, S.R. Borrett, S.M. Shuster, A.R. Keith, </w:t>
      </w:r>
      <w:commentRangeStart w:id="0"/>
      <w:r>
        <w:t>M.</w:t>
      </w:r>
      <w:ins w:id="1" w:author="Matthew K. Lau" w:date="2014-02-12T13:04:00Z">
        <w:r>
          <w:t>A.</w:t>
        </w:r>
      </w:ins>
      <w:r>
        <w:t xml:space="preserve"> Fortuna </w:t>
      </w:r>
      <w:commentRangeEnd w:id="0"/>
      <w:r>
        <w:rPr>
          <w:rStyle w:val="CommentReference"/>
        </w:rPr>
        <w:commentReference w:id="0"/>
      </w:r>
      <w:r>
        <w:t xml:space="preserve">T.G. Whitham </w:t>
      </w:r>
    </w:p>
    <w:p w14:paraId="748F7A7C" w14:textId="77777777" w:rsidR="00007A70" w:rsidRDefault="00007A70" w:rsidP="006A057E">
      <w:pPr>
        <w:pStyle w:val="ListParagraph"/>
        <w:ind w:left="0"/>
      </w:pPr>
    </w:p>
    <w:p w14:paraId="3F5AEFCB" w14:textId="75A2CFDB" w:rsidR="00007A70" w:rsidRDefault="00007A70" w:rsidP="006A057E">
      <w:r>
        <w:t xml:space="preserve">Target Journal: </w:t>
      </w:r>
      <w:r w:rsidR="005D157D">
        <w:t>Evolution?, Ecology Letters?</w:t>
      </w:r>
    </w:p>
    <w:p w14:paraId="1EAE0542" w14:textId="77777777" w:rsidR="00007A70" w:rsidRDefault="00007A70" w:rsidP="006A057E"/>
    <w:p w14:paraId="150C6588" w14:textId="77777777" w:rsidR="00007A70" w:rsidRDefault="00007A70" w:rsidP="006A057E"/>
    <w:p w14:paraId="179FE0DC" w14:textId="77777777" w:rsidR="00007A70" w:rsidRDefault="00007A70" w:rsidP="006A057E">
      <w:r>
        <w:t>Corresponding Author Information:</w:t>
      </w:r>
    </w:p>
    <w:p w14:paraId="6B821237" w14:textId="77777777" w:rsidR="00007A70" w:rsidRDefault="00007A70" w:rsidP="006A057E"/>
    <w:p w14:paraId="7801ADF4" w14:textId="77777777" w:rsidR="00007A70" w:rsidRDefault="00007A70" w:rsidP="006A057E">
      <w:r>
        <w:t xml:space="preserve">Department of Biological Sciences and </w:t>
      </w:r>
    </w:p>
    <w:p w14:paraId="737B7215" w14:textId="77777777" w:rsidR="00007A70" w:rsidRDefault="00007A70" w:rsidP="006A057E">
      <w:r>
        <w:t>Merriam-Powell Center for Environmental Research</w:t>
      </w:r>
    </w:p>
    <w:p w14:paraId="61D486FD" w14:textId="77777777" w:rsidR="00007A70" w:rsidRDefault="00007A70" w:rsidP="006A057E">
      <w:r>
        <w:t>Northern Arizona University</w:t>
      </w:r>
    </w:p>
    <w:p w14:paraId="314B7F63" w14:textId="77777777" w:rsidR="00007A70" w:rsidRDefault="00007A70" w:rsidP="006A057E">
      <w:r>
        <w:t>Flagstaff, AZ 86011-5640</w:t>
      </w:r>
    </w:p>
    <w:p w14:paraId="3862CCE3" w14:textId="77777777" w:rsidR="00007A70" w:rsidRDefault="00007A70" w:rsidP="006A057E"/>
    <w:p w14:paraId="415AE4BA" w14:textId="77777777" w:rsidR="00007A70" w:rsidRDefault="00007A70" w:rsidP="006A057E">
      <w:r>
        <w:t xml:space="preserve">Email: </w:t>
      </w:r>
      <w:hyperlink r:id="rId8" w:history="1">
        <w:r w:rsidRPr="0077438D">
          <w:rPr>
            <w:rStyle w:val="Hyperlink"/>
          </w:rPr>
          <w:t>mkl48@nau.edu</w:t>
        </w:r>
      </w:hyperlink>
    </w:p>
    <w:p w14:paraId="57057941" w14:textId="77777777" w:rsidR="00007A70" w:rsidRDefault="00007A70" w:rsidP="006A057E">
      <w:r>
        <w:t>Phone: 928-523-9534</w:t>
      </w:r>
    </w:p>
    <w:p w14:paraId="0809899C" w14:textId="77777777" w:rsidR="00414188" w:rsidRDefault="00414188" w:rsidP="006A057E"/>
    <w:p w14:paraId="020CF69B" w14:textId="77777777" w:rsidR="005D157D" w:rsidRDefault="005D157D" w:rsidP="006A057E"/>
    <w:p w14:paraId="465D4E08" w14:textId="77777777" w:rsidR="005D157D" w:rsidRDefault="005D157D" w:rsidP="006A057E"/>
    <w:p w14:paraId="04876BD1" w14:textId="77777777" w:rsidR="005D157D" w:rsidRDefault="005D157D" w:rsidP="006A057E"/>
    <w:p w14:paraId="5A3FF269" w14:textId="62439CE7" w:rsidR="005D157D" w:rsidRDefault="005D157D" w:rsidP="006A057E">
      <w:r>
        <w:br w:type="page"/>
      </w:r>
    </w:p>
    <w:p w14:paraId="2770366C" w14:textId="77777777" w:rsidR="005D157D" w:rsidRPr="0099625D" w:rsidRDefault="005D157D" w:rsidP="006A057E">
      <w:pPr>
        <w:pStyle w:val="ListParagraph"/>
        <w:ind w:left="0"/>
        <w:rPr>
          <w:b/>
        </w:rPr>
      </w:pPr>
      <w:r w:rsidRPr="0099625D">
        <w:rPr>
          <w:b/>
        </w:rPr>
        <w:lastRenderedPageBreak/>
        <w:t>Abstract</w:t>
      </w:r>
    </w:p>
    <w:p w14:paraId="16E4A700" w14:textId="77777777" w:rsidR="005D157D" w:rsidRDefault="005D157D" w:rsidP="006A057E"/>
    <w:p w14:paraId="67DC07F6" w14:textId="77777777" w:rsidR="00543A1F" w:rsidRDefault="00543A1F" w:rsidP="00543A1F">
      <w:pPr>
        <w:pStyle w:val="ListParagraph"/>
        <w:numPr>
          <w:ilvl w:val="0"/>
          <w:numId w:val="2"/>
        </w:numPr>
      </w:pPr>
      <w:r>
        <w:t>Evolutionary and ecological processes are now recognized as operating on similar time scales, and species interactions have been shown to play an important role in driving these dynamics. Although studies of the effect of a focal species’ genetics on ecological communities have shown the importance of genetic variation in many ecosystems, they have not delved how these effects contribute to more complex patterns of species interactions, as is often analyzed using a network approach.</w:t>
      </w:r>
    </w:p>
    <w:p w14:paraId="7F2A57EF" w14:textId="77777777" w:rsidR="00543A1F" w:rsidRDefault="00543A1F" w:rsidP="00543A1F">
      <w:pPr>
        <w:pStyle w:val="ListParagraph"/>
        <w:numPr>
          <w:ilvl w:val="0"/>
          <w:numId w:val="2"/>
        </w:numPr>
      </w:pPr>
      <w:r>
        <w:t>In this study, we use a network perspective first to analyze an arthropod community dataset from a long-term common garden of plants with known genetic makeup and then to conduct a simulation experiment investigating how genetic variation in a foundation tree species contributes to interaction network structure and what consequences this might have for evolutionary dynamics.</w:t>
      </w:r>
    </w:p>
    <w:p w14:paraId="167C576D" w14:textId="77777777" w:rsidR="00543A1F" w:rsidRDefault="00543A1F" w:rsidP="00543A1F">
      <w:pPr>
        <w:pStyle w:val="ListParagraph"/>
        <w:numPr>
          <w:ilvl w:val="0"/>
          <w:numId w:val="2"/>
        </w:numPr>
      </w:pPr>
      <w:r>
        <w:t>We found two main results:</w:t>
      </w:r>
    </w:p>
    <w:p w14:paraId="3B329DC8" w14:textId="59816E00" w:rsidR="00543A1F" w:rsidRDefault="00543A1F" w:rsidP="00543A1F">
      <w:pPr>
        <w:pStyle w:val="ListParagraph"/>
        <w:numPr>
          <w:ilvl w:val="1"/>
          <w:numId w:val="2"/>
        </w:numPr>
      </w:pPr>
      <w:r>
        <w:t xml:space="preserve">The empirical genotype-species network exhibited non-random co- network structure </w:t>
      </w:r>
      <w:r w:rsidR="00755F0E">
        <w:t xml:space="preserve">and co-occurrence patterns </w:t>
      </w:r>
      <w:r>
        <w:t>arising in part from genotypic variation even though the most conservative null model was used</w:t>
      </w:r>
      <w:r w:rsidR="009A7FC5">
        <w:t xml:space="preserve">, </w:t>
      </w:r>
    </w:p>
    <w:p w14:paraId="1FDBC971" w14:textId="77777777" w:rsidR="00543A1F" w:rsidRDefault="00543A1F" w:rsidP="00543A1F">
      <w:pPr>
        <w:pStyle w:val="ListParagraph"/>
        <w:numPr>
          <w:ilvl w:val="1"/>
          <w:numId w:val="2"/>
        </w:numPr>
      </w:pPr>
      <w:r>
        <w:t>Simulated genotype-species networks displayed increasing associated species co-occurrence patterns and network structure with increasing genotypic effect on the community.</w:t>
      </w:r>
    </w:p>
    <w:p w14:paraId="4DCBA7FA" w14:textId="77777777" w:rsidR="00543A1F" w:rsidRDefault="00543A1F" w:rsidP="00543A1F">
      <w:pPr>
        <w:pStyle w:val="ListParagraph"/>
        <w:numPr>
          <w:ilvl w:val="0"/>
          <w:numId w:val="2"/>
        </w:numPr>
      </w:pPr>
      <w:r>
        <w:t xml:space="preserve">These findings demonstrate that the community level impact of genetic variation in a foundation species can alter the structure of species interaction networks, leads to more stable communities. This work points to a previously overlooked consequence of genetically based, intra-specific diversity and provides a mechanism for evolution to act on ecological network structure. </w:t>
      </w:r>
    </w:p>
    <w:p w14:paraId="10A3166C" w14:textId="77777777" w:rsidR="005D157D" w:rsidRDefault="005D157D" w:rsidP="006A057E"/>
    <w:p w14:paraId="5B9FF683" w14:textId="77777777" w:rsidR="005D157D" w:rsidRDefault="005D157D" w:rsidP="006A057E"/>
    <w:p w14:paraId="22C0F228" w14:textId="0AD99ABF" w:rsidR="005D157D" w:rsidRPr="0099625D" w:rsidRDefault="005D157D" w:rsidP="006A057E">
      <w:pPr>
        <w:rPr>
          <w:b/>
        </w:rPr>
      </w:pPr>
      <w:r w:rsidRPr="0099625D">
        <w:rPr>
          <w:b/>
        </w:rPr>
        <w:t>Keywords:</w:t>
      </w:r>
      <w:r>
        <w:rPr>
          <w:b/>
        </w:rPr>
        <w:t xml:space="preserve"> </w:t>
      </w:r>
      <w:r>
        <w:t>foundation species, ecological networks, species interactions,</w:t>
      </w:r>
      <w:r w:rsidRPr="0099625D">
        <w:rPr>
          <w:b/>
        </w:rPr>
        <w:t xml:space="preserve"> </w:t>
      </w:r>
      <w:r w:rsidR="00B9188E" w:rsidRPr="00B9188E">
        <w:t>co-o</w:t>
      </w:r>
      <w:r w:rsidR="00B9188E">
        <w:t xml:space="preserve">ccurrence, modularity, </w:t>
      </w:r>
      <w:r w:rsidRPr="0099625D">
        <w:t>neste</w:t>
      </w:r>
      <w:r>
        <w:t xml:space="preserve">dness, </w:t>
      </w:r>
      <w:r w:rsidR="00B9188E">
        <w:t xml:space="preserve">centrality, </w:t>
      </w:r>
      <w:ins w:id="2" w:author="Thomas Whitham" w:date="2014-02-10T23:06:00Z">
        <w:r>
          <w:t>genetics</w:t>
        </w:r>
      </w:ins>
      <w:ins w:id="3" w:author="Thomas Whitham" w:date="2014-02-10T23:07:00Z">
        <w:r>
          <w:t xml:space="preserve"> of networks, common gardens, long-term experiment</w:t>
        </w:r>
      </w:ins>
    </w:p>
    <w:p w14:paraId="6D77D262" w14:textId="77777777" w:rsidR="005D157D" w:rsidRDefault="005D157D" w:rsidP="006A057E"/>
    <w:p w14:paraId="28CEE606" w14:textId="77777777" w:rsidR="005D157D" w:rsidRDefault="005D157D" w:rsidP="006A057E"/>
    <w:p w14:paraId="245B47BA" w14:textId="77777777" w:rsidR="005D157D" w:rsidRDefault="005D157D" w:rsidP="006A057E"/>
    <w:p w14:paraId="5CDB725A" w14:textId="77777777" w:rsidR="005D157D" w:rsidRDefault="005D157D" w:rsidP="006A057E"/>
    <w:p w14:paraId="44062470" w14:textId="77777777" w:rsidR="00651BB2" w:rsidRDefault="00651BB2" w:rsidP="006A057E"/>
    <w:p w14:paraId="3AB0AC30" w14:textId="26CA7C90" w:rsidR="00651BB2" w:rsidRDefault="00651BB2" w:rsidP="006A057E">
      <w:r>
        <w:br w:type="page"/>
      </w:r>
    </w:p>
    <w:p w14:paraId="411972F5" w14:textId="4DB58AFE" w:rsidR="00651BB2" w:rsidRPr="009C706F" w:rsidRDefault="00651BB2" w:rsidP="006A057E">
      <w:pPr>
        <w:rPr>
          <w:b/>
        </w:rPr>
      </w:pPr>
      <w:r w:rsidRPr="009C706F">
        <w:rPr>
          <w:b/>
        </w:rPr>
        <w:t>Introduction</w:t>
      </w:r>
    </w:p>
    <w:p w14:paraId="7B606FE5" w14:textId="77777777" w:rsidR="003E2F3F" w:rsidRDefault="003E2F3F" w:rsidP="006A057E"/>
    <w:p w14:paraId="5DB3CCF1" w14:textId="7FD5ECD9" w:rsidR="00181C22" w:rsidRDefault="00756EFA" w:rsidP="006A057E">
      <w:r>
        <w:t xml:space="preserve">The evolution of </w:t>
      </w:r>
      <w:r w:rsidR="008F4A25">
        <w:t xml:space="preserve">species </w:t>
      </w:r>
      <w:r w:rsidR="003426E7">
        <w:t xml:space="preserve">interactions </w:t>
      </w:r>
      <w:r>
        <w:t xml:space="preserve">in complex communities is a central question </w:t>
      </w:r>
      <w:r w:rsidR="00D07CAC">
        <w:t xml:space="preserve">at the interface of </w:t>
      </w:r>
      <w:r>
        <w:t>ecology and evolutionary biology</w:t>
      </w:r>
      <w:r w:rsidR="00CC5C53">
        <w:t>.</w:t>
      </w:r>
      <w:r w:rsidR="003426E7">
        <w:t xml:space="preserve"> </w:t>
      </w:r>
      <w:r w:rsidR="008F1DA7">
        <w:t>Species interactions play an integral role in ecosystems (</w:t>
      </w:r>
      <w:r w:rsidR="008F1DA7" w:rsidRPr="008F1DA7">
        <w:t>Agrawal et al. 2007; Holland and Bronstein 2008</w:t>
      </w:r>
      <w:r w:rsidR="008F1DA7">
        <w:t xml:space="preserve">; </w:t>
      </w:r>
      <w:r w:rsidR="00BE1B58">
        <w:t>Winfree et al. 2011</w:t>
      </w:r>
      <w:r w:rsidR="008F1DA7">
        <w:t>)</w:t>
      </w:r>
      <w:r w:rsidR="00E37109">
        <w:t>.</w:t>
      </w:r>
      <w:r w:rsidR="008F1DA7">
        <w:t xml:space="preserve"> </w:t>
      </w:r>
      <w:r w:rsidR="005936A6">
        <w:t>H</w:t>
      </w:r>
      <w:r w:rsidR="003426E7">
        <w:t>ow species interactions lead to evolu</w:t>
      </w:r>
      <w:r w:rsidR="00811A60">
        <w:t>tionary changes in participant</w:t>
      </w:r>
      <w:r w:rsidR="003426E7">
        <w:t xml:space="preserve"> species has been a topic of biology </w:t>
      </w:r>
      <w:r w:rsidR="000B2ADB">
        <w:t xml:space="preserve">at least </w:t>
      </w:r>
      <w:r w:rsidR="003426E7">
        <w:t xml:space="preserve">since Darwin’s study of </w:t>
      </w:r>
      <w:r w:rsidR="000B2ADB">
        <w:t xml:space="preserve">orchid pollinators </w:t>
      </w:r>
      <w:r w:rsidR="003426E7">
        <w:t xml:space="preserve">(Darwin </w:t>
      </w:r>
      <w:r w:rsidR="003426E7" w:rsidRPr="006C6E22">
        <w:t>1862</w:t>
      </w:r>
      <w:r w:rsidR="003426E7">
        <w:t>)</w:t>
      </w:r>
      <w:r w:rsidR="008D513B">
        <w:t>. Studies of co-evolution</w:t>
      </w:r>
      <w:r w:rsidR="00E1797B">
        <w:t xml:space="preserve"> between pairs and small groups of species have expanded the theory and support for evolutionar</w:t>
      </w:r>
      <w:r w:rsidR="008D513B">
        <w:t xml:space="preserve">ily dynamic </w:t>
      </w:r>
      <w:r w:rsidR="00E1797B">
        <w:t>species interactions (</w:t>
      </w:r>
      <w:r w:rsidR="00BC45A1">
        <w:t xml:space="preserve">Ehrlich and Raven 1964; </w:t>
      </w:r>
      <w:r w:rsidR="00BC6F7F">
        <w:t>Thompson 1982</w:t>
      </w:r>
      <w:r w:rsidR="003E3F62">
        <w:t>; Jones et al. 2009</w:t>
      </w:r>
      <w:r w:rsidR="00E1797B">
        <w:t xml:space="preserve">). </w:t>
      </w:r>
      <w:r w:rsidR="006D7B0A">
        <w:t xml:space="preserve">Studies </w:t>
      </w:r>
      <w:r w:rsidR="00A15070">
        <w:t>of plant-mutualist</w:t>
      </w:r>
      <w:r w:rsidR="00B8498C">
        <w:t xml:space="preserve"> </w:t>
      </w:r>
      <w:r w:rsidR="002A0EF9">
        <w:t>and plant-</w:t>
      </w:r>
      <w:r w:rsidR="00C73C4B">
        <w:t xml:space="preserve">herbivore networks </w:t>
      </w:r>
      <w:r w:rsidR="006D7B0A">
        <w:t>have</w:t>
      </w:r>
      <w:r w:rsidR="00E83873">
        <w:t xml:space="preserve"> more recently</w:t>
      </w:r>
      <w:r w:rsidR="002A0EF9">
        <w:t xml:space="preserve"> provided a broader perspective, addressing more complex relationships amo</w:t>
      </w:r>
      <w:r w:rsidR="00E873CC">
        <w:t>ng many species in a community</w:t>
      </w:r>
      <w:r w:rsidR="00A15070">
        <w:t xml:space="preserve"> (Bascompte et al. 2003; Thebault et al. 2010)</w:t>
      </w:r>
      <w:r w:rsidR="003E5471">
        <w:t>. Studies of phylogenetic structure of these networks have demonstrated the contribution of evolutionary processes to the structure of ecological networks (Rezende et al. 2007</w:t>
      </w:r>
      <w:r w:rsidR="00621AB1">
        <w:t>; Rafferty and Ives 2013</w:t>
      </w:r>
      <w:r w:rsidR="008F4A25">
        <w:t xml:space="preserve">). </w:t>
      </w:r>
      <w:r w:rsidR="00172CEA">
        <w:t xml:space="preserve">The field of </w:t>
      </w:r>
      <w:r w:rsidR="008F4A25">
        <w:t>community genetics</w:t>
      </w:r>
      <w:r w:rsidR="00456C94">
        <w:t>, which studies the genetic basis for interactions in complex communities,</w:t>
      </w:r>
      <w:r w:rsidR="008F4A25">
        <w:t xml:space="preserve"> </w:t>
      </w:r>
      <w:r w:rsidR="00014FE1">
        <w:t xml:space="preserve">primarily focusing on foundation species (i.e., species that define much of the structure of a community by creating locally stabile conditions; Dayton 1972; Ellison et al. 2005) </w:t>
      </w:r>
      <w:r w:rsidR="008F4A25">
        <w:t xml:space="preserve">has demonstrated </w:t>
      </w:r>
      <w:r w:rsidR="00172CEA">
        <w:t xml:space="preserve">how genetic variation in </w:t>
      </w:r>
      <w:r w:rsidR="00C52D19">
        <w:t xml:space="preserve">a </w:t>
      </w:r>
      <w:r w:rsidR="009919C8">
        <w:t xml:space="preserve">single </w:t>
      </w:r>
      <w:r w:rsidR="00172CEA">
        <w:t xml:space="preserve">species </w:t>
      </w:r>
      <w:r w:rsidR="00111AD1">
        <w:t>can determine the structure of whole communities</w:t>
      </w:r>
      <w:r w:rsidR="00C47DC7">
        <w:t xml:space="preserve"> (reviewed in Whitham et al. 2012; Rowntree et al. 2011; Gugerli et al. 2013)</w:t>
      </w:r>
      <w:r w:rsidR="00D66251">
        <w:t xml:space="preserve">; however, </w:t>
      </w:r>
      <w:r w:rsidR="004C6468">
        <w:t xml:space="preserve">the </w:t>
      </w:r>
      <w:r w:rsidR="007B226C">
        <w:t xml:space="preserve">ideas and approaches from </w:t>
      </w:r>
      <w:r w:rsidR="003966E0">
        <w:t xml:space="preserve">community genetics </w:t>
      </w:r>
      <w:r w:rsidR="007B226C">
        <w:t xml:space="preserve">and network ecology </w:t>
      </w:r>
      <w:r w:rsidR="003966E0">
        <w:t xml:space="preserve">have </w:t>
      </w:r>
      <w:r w:rsidR="00571B1F">
        <w:t xml:space="preserve">not previously </w:t>
      </w:r>
      <w:r w:rsidR="007B226C">
        <w:t xml:space="preserve">not </w:t>
      </w:r>
      <w:r w:rsidR="003966E0">
        <w:t xml:space="preserve">yet been </w:t>
      </w:r>
      <w:r w:rsidR="00E85BAD">
        <w:t>synthesized</w:t>
      </w:r>
      <w:r w:rsidR="003966E0">
        <w:t>.</w:t>
      </w:r>
      <w:r w:rsidR="003211B4">
        <w:t xml:space="preserve"> </w:t>
      </w:r>
    </w:p>
    <w:p w14:paraId="46DA9808" w14:textId="77777777" w:rsidR="00181C22" w:rsidRDefault="00181C22" w:rsidP="006A057E"/>
    <w:p w14:paraId="37D6A251" w14:textId="2982C1F2" w:rsidR="00AB2FE4" w:rsidRDefault="00DA7AC2" w:rsidP="006A057E">
      <w:r>
        <w:t>Studies of co-evolution</w:t>
      </w:r>
      <w:r w:rsidR="004A0F69">
        <w:t xml:space="preserve"> and community genetics have expanded our view of the influence of </w:t>
      </w:r>
      <w:r w:rsidR="00F41108">
        <w:t xml:space="preserve">genetic variation on communities associated with a focal species. </w:t>
      </w:r>
      <w:r w:rsidR="00577A2E">
        <w:t>Strauss et al. (2005) theoretically demonstrated that selection occurs in a community context whenever a species response to selection on a trait is altered by the presence of another interacting species. Empirical, s</w:t>
      </w:r>
      <w:r w:rsidR="008C2E70">
        <w:t xml:space="preserve">tudies </w:t>
      </w:r>
      <w:r w:rsidR="00F41108">
        <w:t xml:space="preserve">of </w:t>
      </w:r>
      <w:r w:rsidR="008C2E70">
        <w:t>the response of arthropod communities to foundation tree species hyb</w:t>
      </w:r>
      <w:r w:rsidR="00230629">
        <w:t>ridization (Wimp et al. 2005)</w:t>
      </w:r>
      <w:r w:rsidR="00EE4A0A">
        <w:t>, genotypic diversity (Crutsinger et al. 2006)</w:t>
      </w:r>
      <w:r w:rsidR="00230629">
        <w:t xml:space="preserve"> and</w:t>
      </w:r>
      <w:r w:rsidR="008C2E70">
        <w:t xml:space="preserve"> genetic</w:t>
      </w:r>
      <w:r w:rsidR="0069397F">
        <w:t xml:space="preserve"> similarity (Bangert et al. 2008</w:t>
      </w:r>
      <w:r w:rsidR="008C2E70">
        <w:t xml:space="preserve">) </w:t>
      </w:r>
      <w:r w:rsidR="00A06B5D">
        <w:t xml:space="preserve">have </w:t>
      </w:r>
      <w:r w:rsidR="008C2E70">
        <w:t xml:space="preserve">demonstrated </w:t>
      </w:r>
      <w:r w:rsidR="00A55313">
        <w:t xml:space="preserve">significant effects of </w:t>
      </w:r>
      <w:r w:rsidR="008C2E70">
        <w:t xml:space="preserve">genetic variability </w:t>
      </w:r>
      <w:r w:rsidR="00A55313">
        <w:t xml:space="preserve">on </w:t>
      </w:r>
      <w:r w:rsidR="008C2E70">
        <w:t>community composition</w:t>
      </w:r>
      <w:r w:rsidR="00331017">
        <w:t>. O</w:t>
      </w:r>
      <w:r w:rsidR="000F1234">
        <w:t xml:space="preserve">thers have </w:t>
      </w:r>
      <w:r w:rsidR="00D85DF1">
        <w:t xml:space="preserve">shown that variation </w:t>
      </w:r>
      <w:r w:rsidR="005624EA">
        <w:t xml:space="preserve">at the finer genetic resolution of </w:t>
      </w:r>
      <w:r w:rsidR="00D148C9">
        <w:t xml:space="preserve">genotypes </w:t>
      </w:r>
      <w:r w:rsidR="00D85DF1">
        <w:t xml:space="preserve">affects the composition of other associated communities, such as </w:t>
      </w:r>
      <w:r w:rsidR="00B90369">
        <w:t xml:space="preserve">soil microbes (Schweitzer et al. 2008), </w:t>
      </w:r>
      <w:r w:rsidR="00D85DF1">
        <w:t xml:space="preserve">arthropods (Keith et al. 2010), plants (Lamit et al. 2011), </w:t>
      </w:r>
      <w:r w:rsidR="00456C94">
        <w:t xml:space="preserve">and fungal endophytes (Lamit et al. 2014). </w:t>
      </w:r>
      <w:r w:rsidR="003709FB">
        <w:t xml:space="preserve">In addition, several </w:t>
      </w:r>
      <w:r w:rsidR="002E72BD">
        <w:t>community genetics studies have examined</w:t>
      </w:r>
      <w:r w:rsidR="004E1A07">
        <w:t xml:space="preserve"> the impact of genetic variation beyond direct interactions with the focal species</w:t>
      </w:r>
      <w:r w:rsidR="004F55E1">
        <w:t>.</w:t>
      </w:r>
      <w:r w:rsidR="002E72BD">
        <w:t xml:space="preserve"> </w:t>
      </w:r>
      <w:r w:rsidR="00550529">
        <w:t xml:space="preserve">Bailey et al. </w:t>
      </w:r>
      <w:r w:rsidR="00EF10C9">
        <w:t>(</w:t>
      </w:r>
      <w:r w:rsidR="00550529">
        <w:t>2007</w:t>
      </w:r>
      <w:r w:rsidR="00EF10C9">
        <w:t xml:space="preserve">) showed that genetically based resistance in </w:t>
      </w:r>
      <w:r w:rsidR="00EF10C9" w:rsidRPr="00EF10C9">
        <w:rPr>
          <w:i/>
        </w:rPr>
        <w:t>Populus angustifolia</w:t>
      </w:r>
      <w:r w:rsidR="00EF10C9">
        <w:t xml:space="preserve"> </w:t>
      </w:r>
      <w:r w:rsidR="00AF25C0">
        <w:t>(</w:t>
      </w:r>
      <w:r w:rsidR="001A4518">
        <w:t>James</w:t>
      </w:r>
      <w:r w:rsidR="00AF25C0">
        <w:t>)</w:t>
      </w:r>
      <w:r w:rsidR="001A4518">
        <w:t xml:space="preserve"> </w:t>
      </w:r>
      <w:r w:rsidR="00EF10C9">
        <w:t>to an insect herbivore influenced a tri-trophic interaction</w:t>
      </w:r>
      <w:r w:rsidR="002C6F7D">
        <w:t xml:space="preserve">. </w:t>
      </w:r>
      <w:r w:rsidR="00DD2FA8">
        <w:t xml:space="preserve">Mooney et al. (2012) </w:t>
      </w:r>
      <w:r w:rsidR="003709FB">
        <w:t xml:space="preserve">demonstrated that ant-aphid interactions depended on </w:t>
      </w:r>
      <w:r w:rsidR="00EE4A0A">
        <w:t>milkweed (</w:t>
      </w:r>
      <w:r w:rsidR="00EE4A0A" w:rsidRPr="00EE4A0A">
        <w:rPr>
          <w:i/>
        </w:rPr>
        <w:t xml:space="preserve">Asclepias </w:t>
      </w:r>
      <w:r w:rsidR="001A4518">
        <w:rPr>
          <w:i/>
        </w:rPr>
        <w:t>syriaca</w:t>
      </w:r>
      <w:r w:rsidR="001A4518">
        <w:t xml:space="preserve"> L.</w:t>
      </w:r>
      <w:r w:rsidR="00EE4A0A">
        <w:t xml:space="preserve">) </w:t>
      </w:r>
      <w:r w:rsidR="003709FB">
        <w:t>genotype</w:t>
      </w:r>
      <w:r w:rsidR="00550529">
        <w:t xml:space="preserve">.  Busby et al. </w:t>
      </w:r>
      <w:r>
        <w:t>(</w:t>
      </w:r>
      <w:r w:rsidR="00550529">
        <w:t>2014</w:t>
      </w:r>
      <w:r>
        <w:t xml:space="preserve">) found that </w:t>
      </w:r>
      <w:r w:rsidR="00B80BC4">
        <w:t>the plant genetics mediated the indirect interactio</w:t>
      </w:r>
      <w:r w:rsidR="0005638A">
        <w:t>ns between leaf pathogens and cottonwood (</w:t>
      </w:r>
      <w:r w:rsidR="0005638A" w:rsidRPr="0005638A">
        <w:rPr>
          <w:i/>
        </w:rPr>
        <w:t xml:space="preserve">Populus </w:t>
      </w:r>
      <w:r w:rsidR="0005638A">
        <w:t xml:space="preserve">spp.) </w:t>
      </w:r>
      <w:r w:rsidR="00B80BC4">
        <w:t>associated insect community</w:t>
      </w:r>
      <w:r w:rsidR="00550529">
        <w:t>.</w:t>
      </w:r>
      <w:r w:rsidR="00271F66">
        <w:t xml:space="preserve"> </w:t>
      </w:r>
      <w:r w:rsidR="000E1D9A">
        <w:t>Together, t</w:t>
      </w:r>
      <w:r w:rsidR="004E1A07">
        <w:t xml:space="preserve">hese </w:t>
      </w:r>
      <w:r w:rsidR="000E1D9A">
        <w:t>and other studies (see</w:t>
      </w:r>
      <w:r w:rsidR="001C10AF">
        <w:t xml:space="preserve"> Rowntree et al. 2011</w:t>
      </w:r>
      <w:r w:rsidR="000E1D9A">
        <w:t xml:space="preserve">) </w:t>
      </w:r>
      <w:r w:rsidR="004E1A07">
        <w:t xml:space="preserve">demonstrate the importance of </w:t>
      </w:r>
      <w:r w:rsidR="00F5454A">
        <w:t xml:space="preserve">genetic variation </w:t>
      </w:r>
      <w:r w:rsidR="00997334">
        <w:t>for</w:t>
      </w:r>
      <w:r w:rsidR="004E1A07">
        <w:t xml:space="preserve"> </w:t>
      </w:r>
      <w:r w:rsidR="00D524D5">
        <w:t xml:space="preserve">both direct and indirect </w:t>
      </w:r>
      <w:r w:rsidR="004E1A07">
        <w:t>interactions among species</w:t>
      </w:r>
      <w:r w:rsidR="00DD6B70">
        <w:t>,</w:t>
      </w:r>
      <w:r w:rsidR="00B80BC4">
        <w:t xml:space="preserve"> however,</w:t>
      </w:r>
      <w:r w:rsidR="00F5454A">
        <w:t xml:space="preserve"> </w:t>
      </w:r>
      <w:r w:rsidR="00B80BC4">
        <w:t xml:space="preserve">we are aware of no investigations </w:t>
      </w:r>
      <w:r w:rsidR="006D2296">
        <w:t xml:space="preserve">combining both empirical </w:t>
      </w:r>
      <w:r w:rsidR="0091233A">
        <w:t xml:space="preserve">data </w:t>
      </w:r>
      <w:r w:rsidR="006D2296">
        <w:t xml:space="preserve">and simulation </w:t>
      </w:r>
      <w:r w:rsidR="0091233A">
        <w:t xml:space="preserve">experiments to investigate </w:t>
      </w:r>
      <w:r w:rsidR="006D2296">
        <w:t>the genetic basis for interaction network structure.</w:t>
      </w:r>
      <w:r w:rsidR="00AB2FE4">
        <w:t xml:space="preserve"> </w:t>
      </w:r>
    </w:p>
    <w:p w14:paraId="710E1457" w14:textId="77777777" w:rsidR="005F4E98" w:rsidRDefault="005F4E98" w:rsidP="006A057E"/>
    <w:p w14:paraId="77E3E482" w14:textId="60BAE713" w:rsidR="00581E3A" w:rsidRDefault="000B0055" w:rsidP="00581E3A">
      <w:r>
        <w:t>In this study, w</w:t>
      </w:r>
      <w:r w:rsidR="001648B2">
        <w:t xml:space="preserve">e examine how genetic variation in a foundation species influences the structure of ecological networks in complex communities. We </w:t>
      </w:r>
      <w:r w:rsidR="00B27DB5">
        <w:t xml:space="preserve">primarily use a bipartite </w:t>
      </w:r>
      <w:r w:rsidR="00A40B17">
        <w:t>network approach, which examines networks where interactions typically occur between two main groups of species (e.g., plant-mutualists or host-parasite)</w:t>
      </w:r>
      <w:r w:rsidR="00CF3937">
        <w:t xml:space="preserve">.  </w:t>
      </w:r>
      <w:r w:rsidR="00456E60">
        <w:t xml:space="preserve">Using </w:t>
      </w:r>
      <w:r w:rsidR="00CF3937">
        <w:t xml:space="preserve">bipartite networks permits us to </w:t>
      </w:r>
      <w:r w:rsidR="00C05F1A">
        <w:t xml:space="preserve">apply </w:t>
      </w:r>
      <w:r w:rsidR="00CF3937">
        <w:t xml:space="preserve">specific hypotheses developed with </w:t>
      </w:r>
      <w:r w:rsidR="00C05F1A">
        <w:t xml:space="preserve">ecological, </w:t>
      </w:r>
      <w:r w:rsidR="00CF3937">
        <w:t xml:space="preserve">species-species </w:t>
      </w:r>
      <w:r w:rsidR="00C05F1A">
        <w:t xml:space="preserve">interaction </w:t>
      </w:r>
      <w:r w:rsidR="00CF3937">
        <w:t xml:space="preserve">networks (see Bascompte 2010) to networks of </w:t>
      </w:r>
      <w:r w:rsidR="00456E60">
        <w:t>foundati</w:t>
      </w:r>
      <w:r w:rsidR="00C05F1A">
        <w:t>on species genotypes</w:t>
      </w:r>
      <w:r w:rsidR="0061730C">
        <w:t xml:space="preserve"> interacting with associated species</w:t>
      </w:r>
      <w:r w:rsidR="00C05F1A">
        <w:t xml:space="preserve">, such as modularity </w:t>
      </w:r>
      <w:r w:rsidR="008F3F26">
        <w:t xml:space="preserve">(i.e., groups of interacting species) </w:t>
      </w:r>
      <w:r w:rsidR="00252F79">
        <w:t>and nestedness</w:t>
      </w:r>
      <w:r w:rsidR="008F3F26">
        <w:t xml:space="preserve"> (i.e., species in one part interact with subsets of species in the other part of the network)</w:t>
      </w:r>
      <w:r w:rsidR="00252F79">
        <w:t>.</w:t>
      </w:r>
      <w:r w:rsidR="0061730C">
        <w:t xml:space="preserve"> </w:t>
      </w:r>
      <w:r w:rsidR="00233972">
        <w:t>We hypothesize that</w:t>
      </w:r>
      <w:r w:rsidR="00C544B6">
        <w:t>,</w:t>
      </w:r>
      <w:r w:rsidR="00233972">
        <w:t xml:space="preserve"> </w:t>
      </w:r>
      <w:r w:rsidR="008F3F26">
        <w:t xml:space="preserve">as with species-species bipartite networks (Fortuna et al. 2011), genotype-species networks will simultaneously exhibit both modularity and nestedness, which will increase with the intensity of the genetic effect of the foundation species. </w:t>
      </w:r>
      <w:r w:rsidR="0061730C">
        <w:t xml:space="preserve">In addition, </w:t>
      </w:r>
      <w:r w:rsidR="00123D9F">
        <w:t xml:space="preserve">we </w:t>
      </w:r>
      <w:r w:rsidR="006F7465">
        <w:t xml:space="preserve">hypothesize that </w:t>
      </w:r>
      <w:r w:rsidR="00123D9F">
        <w:t xml:space="preserve">genotype-species bipartite network structure </w:t>
      </w:r>
      <w:r w:rsidR="00D66C0E">
        <w:t xml:space="preserve">will influence </w:t>
      </w:r>
      <w:r w:rsidR="00393FDE">
        <w:t>the structure of interaction networks among the foundation species associated community members</w:t>
      </w:r>
      <w:r w:rsidR="00E11B7D">
        <w:t>.</w:t>
      </w:r>
      <w:r w:rsidR="00123D9F">
        <w:t xml:space="preserve"> </w:t>
      </w:r>
      <w:r w:rsidR="0061730C">
        <w:t xml:space="preserve">We </w:t>
      </w:r>
      <w:r w:rsidR="006F7465">
        <w:t xml:space="preserve">argue </w:t>
      </w:r>
      <w:r w:rsidR="00E11B7D">
        <w:t xml:space="preserve">that, </w:t>
      </w:r>
      <w:r w:rsidR="0061730C">
        <w:t xml:space="preserve">since species interactions tend to occur </w:t>
      </w:r>
      <w:r w:rsidR="00BF61B8">
        <w:t xml:space="preserve">locally, shifting co-occurrences will produce </w:t>
      </w:r>
      <w:r w:rsidR="0061730C">
        <w:t xml:space="preserve">shifts </w:t>
      </w:r>
      <w:r w:rsidR="00BF61B8">
        <w:t xml:space="preserve">in </w:t>
      </w:r>
      <w:r w:rsidR="0061730C">
        <w:t>interactions by altering the frequency with which species are physically located together.</w:t>
      </w:r>
      <w:r w:rsidR="00B401AF">
        <w:t xml:space="preserve"> </w:t>
      </w:r>
      <w:r w:rsidR="003514B7">
        <w:t xml:space="preserve">To test these hypotheses we first explore the structure of </w:t>
      </w:r>
      <w:r w:rsidR="00DF0E6B">
        <w:t>an empirical network of interactions between narrowleaf cottonwood (</w:t>
      </w:r>
      <w:r w:rsidR="00DF0E6B" w:rsidRPr="00DF0E6B">
        <w:rPr>
          <w:i/>
        </w:rPr>
        <w:t>P. angustifolia</w:t>
      </w:r>
      <w:r w:rsidR="00DF0E6B">
        <w:rPr>
          <w:i/>
        </w:rPr>
        <w:t xml:space="preserve"> </w:t>
      </w:r>
      <w:r w:rsidR="00DF0E6B">
        <w:t>James)</w:t>
      </w:r>
      <w:r w:rsidR="00263620">
        <w:t xml:space="preserve"> and its associated canopy arthropod community using a conservative, null model approach. We then conduct a community genetics simulation experiment where we vary the intensity of the community level effect of genotypic differences of a foundation </w:t>
      </w:r>
      <w:r w:rsidR="00E802AF">
        <w:t xml:space="preserve">species on its associated community and examine the </w:t>
      </w:r>
      <w:r w:rsidR="00263620">
        <w:t xml:space="preserve">structure of </w:t>
      </w:r>
      <w:r w:rsidR="00E802AF">
        <w:t xml:space="preserve">the resulting </w:t>
      </w:r>
      <w:r w:rsidR="00263620">
        <w:t xml:space="preserve">genotype-species interaction networks. </w:t>
      </w:r>
      <w:r w:rsidR="00581E3A">
        <w:t>As</w:t>
      </w:r>
      <w:r w:rsidR="00DE6361">
        <w:t xml:space="preserve"> a genetic</w:t>
      </w:r>
      <w:r w:rsidR="00581E3A">
        <w:t xml:space="preserve"> </w:t>
      </w:r>
      <w:r w:rsidR="00DE6361">
        <w:t xml:space="preserve">basis to traits </w:t>
      </w:r>
      <w:r w:rsidR="00581E3A">
        <w:t xml:space="preserve">is a key requirement for evolution by natural selection, demonstrating a genetic basis for interaction network structure has important implications for evolutionary dynamics in ecosystems. </w:t>
      </w:r>
    </w:p>
    <w:p w14:paraId="0C3470A9" w14:textId="77777777" w:rsidR="00581E3A" w:rsidRDefault="00581E3A" w:rsidP="006A057E"/>
    <w:p w14:paraId="52D2B12D" w14:textId="77777777" w:rsidR="00581E3A" w:rsidRDefault="00581E3A" w:rsidP="006A057E"/>
    <w:p w14:paraId="3BDE9810" w14:textId="6E7B2666" w:rsidR="00651BB2" w:rsidRDefault="00651BB2" w:rsidP="006A057E">
      <w:pPr>
        <w:pStyle w:val="ListParagraph"/>
        <w:numPr>
          <w:ilvl w:val="0"/>
          <w:numId w:val="3"/>
        </w:numPr>
      </w:pPr>
      <w:r>
        <w:t>Species-species network structure, modularity and nestedness</w:t>
      </w:r>
    </w:p>
    <w:p w14:paraId="7E386407" w14:textId="5E120687" w:rsidR="00C31353" w:rsidRDefault="00C31353" w:rsidP="006A057E">
      <w:pPr>
        <w:pStyle w:val="ListParagraph"/>
        <w:numPr>
          <w:ilvl w:val="1"/>
          <w:numId w:val="3"/>
        </w:numPr>
      </w:pPr>
      <w:r>
        <w:t>Bipartite structure</w:t>
      </w:r>
    </w:p>
    <w:p w14:paraId="546266E3" w14:textId="05D371DA" w:rsidR="00C31353" w:rsidRDefault="00C31353" w:rsidP="006A057E">
      <w:pPr>
        <w:pStyle w:val="ListParagraph"/>
        <w:numPr>
          <w:ilvl w:val="1"/>
          <w:numId w:val="3"/>
        </w:numPr>
      </w:pPr>
      <w:r>
        <w:t>Usually primary producer and consumer</w:t>
      </w:r>
    </w:p>
    <w:p w14:paraId="749150BE" w14:textId="04E90450" w:rsidR="00C31353" w:rsidRDefault="00C31353" w:rsidP="006A057E">
      <w:pPr>
        <w:pStyle w:val="ListParagraph"/>
        <w:numPr>
          <w:ilvl w:val="1"/>
          <w:numId w:val="3"/>
        </w:numPr>
      </w:pPr>
      <w:r>
        <w:t>Relevance to real communities</w:t>
      </w:r>
    </w:p>
    <w:p w14:paraId="199D830E" w14:textId="4AB96B0E" w:rsidR="00AA49A9" w:rsidRDefault="00AA49A9" w:rsidP="006A057E">
      <w:pPr>
        <w:pStyle w:val="ListParagraph"/>
        <w:numPr>
          <w:ilvl w:val="1"/>
          <w:numId w:val="3"/>
        </w:numPr>
      </w:pPr>
      <w:r>
        <w:t>Community assembly is just who’s there, but a community is a group of interacting species</w:t>
      </w:r>
    </w:p>
    <w:p w14:paraId="0E88C466" w14:textId="33BC7278" w:rsidR="007A7BB8" w:rsidRDefault="007A7BB8" w:rsidP="006A057E">
      <w:pPr>
        <w:pStyle w:val="ListParagraph"/>
        <w:numPr>
          <w:ilvl w:val="0"/>
          <w:numId w:val="3"/>
        </w:numPr>
      </w:pPr>
      <w:commentRangeStart w:id="4"/>
      <w:r>
        <w:t>Although</w:t>
      </w:r>
      <w:commentRangeEnd w:id="4"/>
      <w:r w:rsidR="00023EF4">
        <w:rPr>
          <w:rStyle w:val="CommentReference"/>
        </w:rPr>
        <w:commentReference w:id="4"/>
      </w:r>
      <w:r>
        <w:t xml:space="preserve"> studies often invoke an evolutionary mechanism, but do not </w:t>
      </w:r>
      <w:r w:rsidR="002A4EC1">
        <w:t xml:space="preserve">use a </w:t>
      </w:r>
      <w:commentRangeStart w:id="5"/>
      <w:r w:rsidR="002A4EC1">
        <w:t>genetics based perspective</w:t>
      </w:r>
      <w:commentRangeEnd w:id="5"/>
      <w:r w:rsidR="00900AB9">
        <w:rPr>
          <w:rStyle w:val="CommentReference"/>
        </w:rPr>
        <w:commentReference w:id="5"/>
      </w:r>
    </w:p>
    <w:p w14:paraId="49694031" w14:textId="613D78C5" w:rsidR="002E379A" w:rsidRDefault="008C12C7" w:rsidP="006A057E">
      <w:pPr>
        <w:pStyle w:val="ListParagraph"/>
        <w:numPr>
          <w:ilvl w:val="0"/>
          <w:numId w:val="3"/>
        </w:numPr>
      </w:pPr>
      <w:commentRangeStart w:id="6"/>
      <w:r>
        <w:t>Explain</w:t>
      </w:r>
      <w:commentRangeEnd w:id="6"/>
      <w:r w:rsidR="00310C59">
        <w:rPr>
          <w:rStyle w:val="CommentReference"/>
        </w:rPr>
        <w:commentReference w:id="6"/>
      </w:r>
      <w:r>
        <w:t xml:space="preserve"> </w:t>
      </w:r>
      <w:commentRangeStart w:id="7"/>
      <w:r>
        <w:t>g</w:t>
      </w:r>
      <w:r w:rsidR="002E379A">
        <w:t>enotypic</w:t>
      </w:r>
      <w:commentRangeEnd w:id="7"/>
      <w:r w:rsidR="00F334F0">
        <w:rPr>
          <w:rStyle w:val="CommentReference"/>
        </w:rPr>
        <w:commentReference w:id="7"/>
      </w:r>
      <w:r w:rsidR="002E379A">
        <w:t xml:space="preserve"> variation, genetic variation and </w:t>
      </w:r>
      <w:r>
        <w:t xml:space="preserve">links with </w:t>
      </w:r>
      <w:r w:rsidR="002E379A">
        <w:t>phenotypic variation</w:t>
      </w:r>
    </w:p>
    <w:p w14:paraId="5BABF24C" w14:textId="6F037601" w:rsidR="00651BB2" w:rsidRDefault="00651BB2" w:rsidP="006A057E">
      <w:pPr>
        <w:pStyle w:val="ListParagraph"/>
        <w:numPr>
          <w:ilvl w:val="0"/>
          <w:numId w:val="3"/>
        </w:numPr>
      </w:pPr>
      <w:r>
        <w:t>Genotype-species networks, what they mean relative to species-species networks</w:t>
      </w:r>
    </w:p>
    <w:p w14:paraId="72D3016A" w14:textId="70D42358" w:rsidR="00651BB2" w:rsidRDefault="00651BB2" w:rsidP="006A057E">
      <w:pPr>
        <w:pStyle w:val="ListParagraph"/>
        <w:numPr>
          <w:ilvl w:val="0"/>
          <w:numId w:val="3"/>
        </w:numPr>
      </w:pPr>
      <w:r>
        <w:t xml:space="preserve">Motivation for investigating network structure, past studies of interacting species, composition doesn’t resolve the actually structure of the genotype effect, which could have significant </w:t>
      </w:r>
      <w:commentRangeStart w:id="8"/>
      <w:r>
        <w:t>consequences</w:t>
      </w:r>
      <w:commentRangeEnd w:id="8"/>
      <w:r w:rsidR="00C010E7">
        <w:rPr>
          <w:rStyle w:val="CommentReference"/>
        </w:rPr>
        <w:commentReference w:id="8"/>
      </w:r>
    </w:p>
    <w:p w14:paraId="155CD4D1" w14:textId="18B1F71E" w:rsidR="00651BB2" w:rsidRDefault="002F69BB" w:rsidP="006A057E">
      <w:pPr>
        <w:pStyle w:val="ListParagraph"/>
        <w:numPr>
          <w:ilvl w:val="0"/>
          <w:numId w:val="3"/>
        </w:numPr>
      </w:pPr>
      <w:r>
        <w:t>Motivation and s</w:t>
      </w:r>
      <w:r w:rsidR="00651BB2">
        <w:t xml:space="preserve">tructure of study, </w:t>
      </w:r>
      <w:commentRangeStart w:id="9"/>
      <w:r w:rsidR="00651BB2">
        <w:t>empirical and simulations</w:t>
      </w:r>
      <w:commentRangeEnd w:id="9"/>
      <w:r w:rsidR="00651BB2">
        <w:rPr>
          <w:rStyle w:val="CommentReference"/>
        </w:rPr>
        <w:commentReference w:id="9"/>
      </w:r>
      <w:r w:rsidR="00651BB2">
        <w:t xml:space="preserve">. </w:t>
      </w:r>
    </w:p>
    <w:p w14:paraId="6D2A83DB" w14:textId="1B5A9048" w:rsidR="00FC6DCE" w:rsidRDefault="00FC6DCE" w:rsidP="006A057E">
      <w:pPr>
        <w:pStyle w:val="ListParagraph"/>
        <w:numPr>
          <w:ilvl w:val="0"/>
          <w:numId w:val="3"/>
        </w:numPr>
      </w:pPr>
      <w:r>
        <w:t>Hypotheses:</w:t>
      </w:r>
    </w:p>
    <w:p w14:paraId="1311579B" w14:textId="6476BF9F" w:rsidR="00FC6DCE" w:rsidRDefault="00FC6DCE" w:rsidP="006A057E">
      <w:pPr>
        <w:pStyle w:val="ListParagraph"/>
        <w:numPr>
          <w:ilvl w:val="1"/>
          <w:numId w:val="3"/>
        </w:numPr>
      </w:pPr>
      <w:r>
        <w:t>Empirical network would exhibit significant co-occurrence patterns and network structure being more modular and nested than expected under a null model</w:t>
      </w:r>
    </w:p>
    <w:p w14:paraId="3AA21386" w14:textId="2B54CD0D" w:rsidR="00FC6DCE" w:rsidRDefault="00FC6DCE" w:rsidP="006A057E">
      <w:pPr>
        <w:pStyle w:val="ListParagraph"/>
        <w:numPr>
          <w:ilvl w:val="1"/>
          <w:numId w:val="3"/>
        </w:numPr>
      </w:pPr>
      <w:r>
        <w:t>Simulated networks will exhibit increasing network structure with increasing genotypic effect</w:t>
      </w:r>
    </w:p>
    <w:p w14:paraId="13D69D14" w14:textId="2792414B" w:rsidR="00FC6DCE" w:rsidRDefault="00FC6DCE" w:rsidP="006A057E">
      <w:pPr>
        <w:pStyle w:val="ListParagraph"/>
        <w:numPr>
          <w:ilvl w:val="1"/>
          <w:numId w:val="3"/>
        </w:numPr>
      </w:pPr>
      <w:r>
        <w:t>Varying the evenness of the associated community will alter the relationship between genotypic variation and network structure</w:t>
      </w:r>
    </w:p>
    <w:p w14:paraId="7E61F725" w14:textId="02C11A83" w:rsidR="002F69BB" w:rsidRDefault="002F69BB" w:rsidP="006A057E">
      <w:pPr>
        <w:pStyle w:val="ListParagraph"/>
        <w:numPr>
          <w:ilvl w:val="0"/>
          <w:numId w:val="3"/>
        </w:numPr>
      </w:pPr>
      <w:r>
        <w:t>Why this is important to ecology and evolution?</w:t>
      </w:r>
    </w:p>
    <w:p w14:paraId="40C0C31D" w14:textId="7DA931AD" w:rsidR="00DE5436" w:rsidRDefault="00DE5436" w:rsidP="00DE5436">
      <w:pPr>
        <w:pStyle w:val="ListParagraph"/>
        <w:numPr>
          <w:ilvl w:val="1"/>
          <w:numId w:val="3"/>
        </w:numPr>
      </w:pPr>
      <w:r>
        <w:t xml:space="preserve">Given that multiple studies have demonstrated rapid evolution </w:t>
      </w:r>
      <w:r w:rsidR="008819CC">
        <w:t>of species and food webs</w:t>
      </w:r>
      <w:r>
        <w:t xml:space="preserve"> in response to climate change (reviewed in Parmesan 2006), understanding the role of foundation species genetic variation in the context of complex ecological networks has important implications for understanding the ecological and evolutionary response to ecosystems to changing environmental conditions. </w:t>
      </w:r>
    </w:p>
    <w:p w14:paraId="48A202E5" w14:textId="77777777" w:rsidR="00651BB2" w:rsidRDefault="00651BB2" w:rsidP="006A057E"/>
    <w:p w14:paraId="73F00964" w14:textId="5AA53145" w:rsidR="00651BB2" w:rsidRDefault="00651BB2" w:rsidP="006A057E">
      <w:r>
        <w:t>Methods</w:t>
      </w:r>
    </w:p>
    <w:p w14:paraId="0A55F61E" w14:textId="74B667B2" w:rsidR="00651BB2" w:rsidRDefault="00F3180D" w:rsidP="006A057E">
      <w:pPr>
        <w:pStyle w:val="ListParagraph"/>
        <w:numPr>
          <w:ilvl w:val="0"/>
          <w:numId w:val="3"/>
        </w:numPr>
      </w:pPr>
      <w:r>
        <w:t>Background on empirical dataset</w:t>
      </w:r>
    </w:p>
    <w:p w14:paraId="6C273661" w14:textId="7AE23373" w:rsidR="00F3180D" w:rsidRDefault="00F3180D" w:rsidP="006A057E">
      <w:pPr>
        <w:pStyle w:val="ListParagraph"/>
        <w:numPr>
          <w:ilvl w:val="1"/>
          <w:numId w:val="3"/>
        </w:numPr>
      </w:pPr>
      <w:r>
        <w:t>Utah Riparian Forest</w:t>
      </w:r>
    </w:p>
    <w:p w14:paraId="3BFCCBE7" w14:textId="258DF3F2" w:rsidR="00F3180D" w:rsidRDefault="00F3180D" w:rsidP="006A057E">
      <w:pPr>
        <w:pStyle w:val="ListParagraph"/>
        <w:numPr>
          <w:ilvl w:val="1"/>
          <w:numId w:val="3"/>
        </w:numPr>
      </w:pPr>
      <w:r>
        <w:t>Garden</w:t>
      </w:r>
    </w:p>
    <w:p w14:paraId="46780380" w14:textId="034A512D" w:rsidR="00F3180D" w:rsidRDefault="00276C2D" w:rsidP="006A057E">
      <w:pPr>
        <w:pStyle w:val="ListParagraph"/>
        <w:numPr>
          <w:ilvl w:val="1"/>
          <w:numId w:val="3"/>
        </w:numPr>
      </w:pPr>
      <w:r>
        <w:t>Canopy arthropod surveys</w:t>
      </w:r>
    </w:p>
    <w:p w14:paraId="1DACA533" w14:textId="5518CEF0" w:rsidR="00276C2D" w:rsidRDefault="00276C2D" w:rsidP="006A057E">
      <w:pPr>
        <w:pStyle w:val="ListParagraph"/>
        <w:numPr>
          <w:ilvl w:val="1"/>
          <w:numId w:val="3"/>
        </w:numPr>
      </w:pPr>
      <w:r>
        <w:t>Genetics/genotypes</w:t>
      </w:r>
    </w:p>
    <w:p w14:paraId="33C7B1BF" w14:textId="41E77B08" w:rsidR="00276C2D" w:rsidRDefault="00276C2D" w:rsidP="006A057E">
      <w:pPr>
        <w:pStyle w:val="ListParagraph"/>
        <w:numPr>
          <w:ilvl w:val="0"/>
          <w:numId w:val="3"/>
        </w:numPr>
      </w:pPr>
      <w:r>
        <w:t>Simulations</w:t>
      </w:r>
    </w:p>
    <w:p w14:paraId="0EFAADBA" w14:textId="1D9E6064" w:rsidR="00276C2D" w:rsidRDefault="00276C2D" w:rsidP="006A057E">
      <w:pPr>
        <w:pStyle w:val="ListParagraph"/>
        <w:numPr>
          <w:ilvl w:val="1"/>
          <w:numId w:val="3"/>
        </w:numPr>
      </w:pPr>
      <w:r>
        <w:t>Shuster et al. 2006 model description</w:t>
      </w:r>
    </w:p>
    <w:p w14:paraId="345876FE" w14:textId="1D2E54A8" w:rsidR="00DD258C" w:rsidRDefault="00CF366D" w:rsidP="00DD258C">
      <w:pPr>
        <w:pStyle w:val="ListParagraph"/>
        <w:numPr>
          <w:ilvl w:val="1"/>
          <w:numId w:val="3"/>
        </w:numPr>
      </w:pPr>
      <w:r>
        <w:t>The Shannon’s Diversity Index for the asymptotic total abundance simulations was close to the empirical canopy arthropod community, while the mean of even simulations was 40% greater than the asymptotic simulations</w:t>
      </w:r>
      <w:r w:rsidR="00506E77">
        <w:t xml:space="preserve"> (Supplementary Materials Barplot)</w:t>
      </w:r>
      <w:r>
        <w:t>.</w:t>
      </w:r>
      <w:r w:rsidR="00506E77">
        <w:t xml:space="preserve"> </w:t>
      </w:r>
    </w:p>
    <w:p w14:paraId="5FE49A4B" w14:textId="3A477D30" w:rsidR="00276C2D" w:rsidRDefault="00276C2D" w:rsidP="006A057E">
      <w:pPr>
        <w:pStyle w:val="ListParagraph"/>
        <w:numPr>
          <w:ilvl w:val="0"/>
          <w:numId w:val="3"/>
        </w:numPr>
      </w:pPr>
      <w:r>
        <w:t>Network analyses</w:t>
      </w:r>
    </w:p>
    <w:p w14:paraId="325D9FC9" w14:textId="4CC7AA1A" w:rsidR="00DB6E6C" w:rsidRDefault="00DB6E6C" w:rsidP="00DB6E6C">
      <w:pPr>
        <w:pStyle w:val="ListParagraph"/>
        <w:numPr>
          <w:ilvl w:val="1"/>
          <w:numId w:val="3"/>
        </w:numPr>
      </w:pPr>
      <w:r>
        <w:t>Bipartite networks?</w:t>
      </w:r>
    </w:p>
    <w:p w14:paraId="24EC6D9F" w14:textId="65E8E31C" w:rsidR="00DB6E6C" w:rsidRDefault="00DB6E6C" w:rsidP="00DB6E6C">
      <w:pPr>
        <w:pStyle w:val="ListParagraph"/>
        <w:numPr>
          <w:ilvl w:val="1"/>
          <w:numId w:val="3"/>
        </w:numPr>
      </w:pPr>
      <w:r>
        <w:t>Why these network statistics?</w:t>
      </w:r>
    </w:p>
    <w:p w14:paraId="0E600C4C" w14:textId="4CBB0EC8" w:rsidR="00651BB2" w:rsidRDefault="00276C2D" w:rsidP="006A057E">
      <w:pPr>
        <w:pStyle w:val="ListParagraph"/>
        <w:numPr>
          <w:ilvl w:val="1"/>
          <w:numId w:val="3"/>
        </w:numPr>
      </w:pPr>
      <w:r>
        <w:t>Modularity</w:t>
      </w:r>
      <w:r w:rsidR="00841292">
        <w:t xml:space="preserve">, </w:t>
      </w:r>
      <w:r>
        <w:t>Nestedness</w:t>
      </w:r>
      <w:r w:rsidR="00841292">
        <w:t xml:space="preserve">, </w:t>
      </w:r>
      <w:r w:rsidR="00841292">
        <w:t>Centrality</w:t>
      </w:r>
      <w:r w:rsidR="00841292">
        <w:t xml:space="preserve"> and </w:t>
      </w:r>
      <w:r w:rsidR="00841292">
        <w:t>C-score</w:t>
      </w:r>
    </w:p>
    <w:p w14:paraId="2469933B" w14:textId="77777777" w:rsidR="00346B82" w:rsidRDefault="00346B82" w:rsidP="006A057E"/>
    <w:p w14:paraId="1ECF9818" w14:textId="31967415" w:rsidR="00651BB2" w:rsidRDefault="00651BB2" w:rsidP="006A057E">
      <w:r>
        <w:t>Results</w:t>
      </w:r>
    </w:p>
    <w:p w14:paraId="1D0A973B" w14:textId="0712CB2C" w:rsidR="00651BB2" w:rsidRDefault="00C74480" w:rsidP="006A057E">
      <w:pPr>
        <w:pStyle w:val="ListParagraph"/>
        <w:numPr>
          <w:ilvl w:val="0"/>
          <w:numId w:val="3"/>
        </w:numPr>
      </w:pPr>
      <w:r>
        <w:t>Empirical network</w:t>
      </w:r>
    </w:p>
    <w:p w14:paraId="1ADA5436" w14:textId="2A6BB56A" w:rsidR="00B30711" w:rsidRDefault="00C74480" w:rsidP="006A057E">
      <w:pPr>
        <w:pStyle w:val="ListParagraph"/>
        <w:numPr>
          <w:ilvl w:val="1"/>
          <w:numId w:val="3"/>
        </w:numPr>
      </w:pPr>
      <w:r>
        <w:t>Modularity</w:t>
      </w:r>
      <w:r w:rsidR="00395B11">
        <w:t xml:space="preserve"> </w:t>
      </w:r>
    </w:p>
    <w:p w14:paraId="16569FFE" w14:textId="44DD4C65" w:rsidR="00C74480" w:rsidRDefault="00C74480" w:rsidP="006A057E">
      <w:pPr>
        <w:pStyle w:val="ListParagraph"/>
        <w:numPr>
          <w:ilvl w:val="1"/>
          <w:numId w:val="3"/>
        </w:numPr>
      </w:pPr>
      <w:r>
        <w:t>Nestedness</w:t>
      </w:r>
    </w:p>
    <w:p w14:paraId="6E573FD7" w14:textId="3FCCAF3E" w:rsidR="00B30711" w:rsidRDefault="00B30711" w:rsidP="006A057E">
      <w:pPr>
        <w:pStyle w:val="ListParagraph"/>
        <w:numPr>
          <w:ilvl w:val="1"/>
          <w:numId w:val="3"/>
        </w:numPr>
      </w:pPr>
      <w:r>
        <w:t xml:space="preserve">Centrality </w:t>
      </w:r>
    </w:p>
    <w:p w14:paraId="3B974BF9" w14:textId="105B6C1A" w:rsidR="00D917FD" w:rsidRDefault="00D917FD" w:rsidP="00D917FD">
      <w:pPr>
        <w:pStyle w:val="ListParagraph"/>
        <w:numPr>
          <w:ilvl w:val="1"/>
          <w:numId w:val="3"/>
        </w:numPr>
      </w:pPr>
      <w:r>
        <w:t xml:space="preserve">Co-occurrence negative co-occurrence,  </w:t>
      </w:r>
    </w:p>
    <w:p w14:paraId="2A240376" w14:textId="77777777" w:rsidR="00AA2AD9" w:rsidRDefault="00AA2AD9" w:rsidP="006A057E">
      <w:pPr>
        <w:pStyle w:val="ListParagraph"/>
        <w:numPr>
          <w:ilvl w:val="1"/>
          <w:numId w:val="3"/>
        </w:numPr>
      </w:pPr>
      <w:r>
        <w:t xml:space="preserve">        obs.cs   obs.mod obs.nest.binmatnest2   obs.cen</w:t>
      </w:r>
    </w:p>
    <w:p w14:paraId="42A58A5A" w14:textId="77777777" w:rsidR="00AA2AD9" w:rsidRDefault="00AA2AD9" w:rsidP="006A057E">
      <w:pPr>
        <w:pStyle w:val="ListParagraph"/>
        <w:numPr>
          <w:ilvl w:val="1"/>
          <w:numId w:val="3"/>
        </w:numPr>
      </w:pPr>
      <w:r>
        <w:t>obs   12.76104  0.216648            21.482721 0.2659266</w:t>
      </w:r>
    </w:p>
    <w:p w14:paraId="63B97948" w14:textId="77777777" w:rsidR="00AA2AD9" w:rsidRDefault="00AA2AD9" w:rsidP="006A057E">
      <w:pPr>
        <w:pStyle w:val="ListParagraph"/>
        <w:numPr>
          <w:ilvl w:val="1"/>
          <w:numId w:val="3"/>
        </w:numPr>
      </w:pPr>
      <w:r>
        <w:t>nul.z 13.39516 13.356564             8.596514 5.9877052</w:t>
      </w:r>
    </w:p>
    <w:p w14:paraId="32DD7509" w14:textId="5D6EB026" w:rsidR="00AA2AD9" w:rsidRDefault="00AA2AD9" w:rsidP="006A057E">
      <w:pPr>
        <w:pStyle w:val="ListParagraph"/>
        <w:numPr>
          <w:ilvl w:val="1"/>
          <w:numId w:val="3"/>
        </w:numPr>
      </w:pPr>
      <w:r>
        <w:t>nul.p  0.00060  0.000000             0.000000 0.0000000</w:t>
      </w:r>
    </w:p>
    <w:p w14:paraId="3039109A" w14:textId="367FE22C" w:rsidR="00C74480" w:rsidRDefault="00C74480" w:rsidP="006A057E">
      <w:pPr>
        <w:pStyle w:val="ListParagraph"/>
        <w:numPr>
          <w:ilvl w:val="0"/>
          <w:numId w:val="3"/>
        </w:numPr>
      </w:pPr>
      <w:r>
        <w:t>Simulated networks</w:t>
      </w:r>
    </w:p>
    <w:p w14:paraId="4E078251" w14:textId="74532BFC" w:rsidR="00395B11" w:rsidRDefault="00C74480" w:rsidP="006A057E">
      <w:pPr>
        <w:pStyle w:val="ListParagraph"/>
        <w:numPr>
          <w:ilvl w:val="1"/>
          <w:numId w:val="3"/>
        </w:numPr>
      </w:pPr>
      <w:r>
        <w:t>Tree p</w:t>
      </w:r>
      <w:r w:rsidR="003402FC">
        <w:t xml:space="preserve">henotype </w:t>
      </w:r>
      <w:r w:rsidR="00395B11">
        <w:t>and community variation among genotypes</w:t>
      </w:r>
    </w:p>
    <w:p w14:paraId="4E7AFB34" w14:textId="6E57A8B0" w:rsidR="000B0D97" w:rsidRDefault="000B0D97" w:rsidP="000B0D97">
      <w:pPr>
        <w:pStyle w:val="ListParagraph"/>
        <w:numPr>
          <w:ilvl w:val="1"/>
          <w:numId w:val="3"/>
        </w:numPr>
      </w:pPr>
      <w:r>
        <w:t>Co-occurrence and network structure correlated with genetic effect</w:t>
      </w:r>
    </w:p>
    <w:p w14:paraId="2DA2230C" w14:textId="40275AF3" w:rsidR="00AF0998" w:rsidRDefault="00AF0998" w:rsidP="00AF0998">
      <w:pPr>
        <w:pStyle w:val="ListParagraph"/>
        <w:numPr>
          <w:ilvl w:val="2"/>
          <w:numId w:val="3"/>
        </w:numPr>
      </w:pPr>
      <w:r>
        <w:t>Correlation table</w:t>
      </w:r>
    </w:p>
    <w:p w14:paraId="3DDFB0BB" w14:textId="2ACA7CAE" w:rsidR="000B0D97" w:rsidRDefault="000B0D97" w:rsidP="00AF0998">
      <w:pPr>
        <w:pStyle w:val="ListParagraph"/>
        <w:numPr>
          <w:ilvl w:val="2"/>
          <w:numId w:val="3"/>
        </w:numPr>
      </w:pPr>
      <w:r>
        <w:t>Network structure depends on community evenness</w:t>
      </w:r>
    </w:p>
    <w:p w14:paraId="6BDA525C" w14:textId="77777777" w:rsidR="00651BB2" w:rsidRDefault="00651BB2" w:rsidP="006A057E"/>
    <w:p w14:paraId="69BEC0FB" w14:textId="5D66616B" w:rsidR="005D157D" w:rsidRDefault="00BC23EB" w:rsidP="006A057E">
      <w:commentRangeStart w:id="10"/>
      <w:r>
        <w:t>Discussion</w:t>
      </w:r>
      <w:commentRangeEnd w:id="10"/>
      <w:r w:rsidR="00902825">
        <w:rPr>
          <w:rStyle w:val="CommentReference"/>
        </w:rPr>
        <w:commentReference w:id="10"/>
      </w:r>
    </w:p>
    <w:p w14:paraId="0DFB0B40" w14:textId="77777777" w:rsidR="00213076" w:rsidRDefault="00213076" w:rsidP="006A057E"/>
    <w:p w14:paraId="29F79918" w14:textId="2AE9599A" w:rsidR="00670ACA" w:rsidRDefault="00670ACA" w:rsidP="006A057E">
      <w:r>
        <w:t>Our goal here is not to predictively model empirical patterns but to demonstrate the possibility of the underlying genetic mechanism.</w:t>
      </w:r>
    </w:p>
    <w:p w14:paraId="1AB90217" w14:textId="77777777" w:rsidR="00670ACA" w:rsidRDefault="00670ACA" w:rsidP="006A057E"/>
    <w:p w14:paraId="38C41F2F" w14:textId="77777777" w:rsidR="00213076" w:rsidRDefault="00213076" w:rsidP="00213076">
      <w:r>
        <w:t>Although the concept of the ecological network, or “</w:t>
      </w:r>
      <w:commentRangeStart w:id="12"/>
      <w:r>
        <w:t>tangled bank</w:t>
      </w:r>
      <w:commentRangeEnd w:id="12"/>
      <w:r>
        <w:rPr>
          <w:rStyle w:val="CommentReference"/>
        </w:rPr>
        <w:commentReference w:id="12"/>
      </w:r>
      <w:r>
        <w:t xml:space="preserve">,” dates back to Darwin (1859), it was almost a century later that ecologists began to rigorously explore the effects that interaction network structure can have on ecological dynamics (MacArthur 1955). The network approach facilitates the study of complex relationships among discrete components, and as community ecology focuses on interactions among multiple species, network thinking has contributed significantly to our understanding of complex ecological patterns and dynamics (Borrett et al. 2012), such as: community stability (May 1972, Cohen et al. 1981, Schmitz et al. 2010), ecosystem development (Ulanowicz 1981), and indirect interactions (Patten and Higashi 1991). </w:t>
      </w:r>
    </w:p>
    <w:p w14:paraId="461F45C3" w14:textId="77777777" w:rsidR="00213076" w:rsidRDefault="00213076" w:rsidP="006A057E"/>
    <w:p w14:paraId="0A42F21C" w14:textId="79CED880" w:rsidR="00E13C99" w:rsidRDefault="00E13C99" w:rsidP="006A057E">
      <w:r>
        <w:t>Phylogenetics and community similarity.</w:t>
      </w:r>
      <w:bookmarkStart w:id="13" w:name="_GoBack"/>
      <w:bookmarkEnd w:id="13"/>
    </w:p>
    <w:p w14:paraId="454EC455" w14:textId="77777777" w:rsidR="00E13C99" w:rsidRDefault="00E13C99" w:rsidP="006A057E"/>
    <w:p w14:paraId="13FBF731" w14:textId="198B5389" w:rsidR="006C4829" w:rsidRPr="00F15624" w:rsidRDefault="006C4829" w:rsidP="006A057E">
      <w:r>
        <w:t xml:space="preserve">Previous simulation studies of community genetics have either examined indirect effects among species mediated by a third species (Moya-Laraño 2011) or direct effects of a foundation species on a large community of species (Shuster et al. 2006), and neither study explored the complex network structure that results for community level genetic effects. </w:t>
      </w:r>
    </w:p>
    <w:p w14:paraId="72EB40BB" w14:textId="77777777" w:rsidR="00213076" w:rsidRDefault="00213076" w:rsidP="006A057E"/>
    <w:p w14:paraId="3903AF3C" w14:textId="4A72CCD8" w:rsidR="00BC23EB" w:rsidRDefault="007F3645" w:rsidP="006A057E">
      <w:pPr>
        <w:pStyle w:val="ListParagraph"/>
        <w:numPr>
          <w:ilvl w:val="0"/>
          <w:numId w:val="3"/>
        </w:numPr>
      </w:pPr>
      <w:r>
        <w:t>Hypotheses supported</w:t>
      </w:r>
    </w:p>
    <w:p w14:paraId="5FDC4DFC" w14:textId="77777777" w:rsidR="00E23578" w:rsidRDefault="00E23578" w:rsidP="006A057E">
      <w:pPr>
        <w:pStyle w:val="ListParagraph"/>
        <w:numPr>
          <w:ilvl w:val="0"/>
          <w:numId w:val="3"/>
        </w:numPr>
      </w:pPr>
      <w:r>
        <w:t xml:space="preserve">Modules are </w:t>
      </w:r>
      <w:commentRangeStart w:id="14"/>
      <w:r>
        <w:t xml:space="preserve">microcosms </w:t>
      </w:r>
      <w:commentRangeEnd w:id="14"/>
      <w:r>
        <w:rPr>
          <w:rStyle w:val="CommentReference"/>
        </w:rPr>
        <w:commentReference w:id="14"/>
      </w:r>
      <w:r>
        <w:t>of evolution</w:t>
      </w:r>
    </w:p>
    <w:p w14:paraId="21A89FFB" w14:textId="77777777" w:rsidR="00E23578" w:rsidRDefault="00E23578" w:rsidP="006A057E">
      <w:pPr>
        <w:pStyle w:val="ListParagraph"/>
        <w:numPr>
          <w:ilvl w:val="0"/>
          <w:numId w:val="3"/>
        </w:numPr>
      </w:pPr>
      <w:r>
        <w:t xml:space="preserve">Nestedness influences </w:t>
      </w:r>
      <w:commentRangeStart w:id="15"/>
      <w:r>
        <w:t>persistence and stability</w:t>
      </w:r>
      <w:commentRangeEnd w:id="15"/>
      <w:r>
        <w:rPr>
          <w:rStyle w:val="CommentReference"/>
        </w:rPr>
        <w:commentReference w:id="15"/>
      </w:r>
    </w:p>
    <w:p w14:paraId="55DADDDD" w14:textId="281CE53E" w:rsidR="00E23578" w:rsidRDefault="00E23578" w:rsidP="006A057E">
      <w:pPr>
        <w:pStyle w:val="ListParagraph"/>
        <w:numPr>
          <w:ilvl w:val="0"/>
          <w:numId w:val="3"/>
        </w:numPr>
      </w:pPr>
      <w:r>
        <w:t>Co-occurrence patterns altered, could lead to altered interactions</w:t>
      </w:r>
      <w:r w:rsidR="00DF1F1F">
        <w:t xml:space="preserve"> through encounter frequency</w:t>
      </w:r>
      <w:r>
        <w:t>, i.e. interactions depend on the genetic context</w:t>
      </w:r>
    </w:p>
    <w:p w14:paraId="41B64066" w14:textId="6659C60D" w:rsidR="00F277E3" w:rsidRDefault="00E23578" w:rsidP="006A057E">
      <w:pPr>
        <w:pStyle w:val="ListParagraph"/>
        <w:numPr>
          <w:ilvl w:val="0"/>
          <w:numId w:val="3"/>
        </w:numPr>
      </w:pPr>
      <w:commentRangeStart w:id="16"/>
      <w:r>
        <w:t xml:space="preserve">Centrality </w:t>
      </w:r>
      <w:commentRangeEnd w:id="16"/>
      <w:r>
        <w:rPr>
          <w:rStyle w:val="CommentReference"/>
        </w:rPr>
        <w:commentReference w:id="16"/>
      </w:r>
      <w:r>
        <w:t>influences robustness and stability</w:t>
      </w:r>
    </w:p>
    <w:p w14:paraId="0C4352E5" w14:textId="17A3C94A" w:rsidR="00F277E3" w:rsidRDefault="00595114" w:rsidP="006A057E">
      <w:pPr>
        <w:pStyle w:val="ListParagraph"/>
        <w:numPr>
          <w:ilvl w:val="0"/>
          <w:numId w:val="3"/>
        </w:numPr>
      </w:pPr>
      <w:r>
        <w:t>Evenness affects</w:t>
      </w:r>
    </w:p>
    <w:p w14:paraId="3B9838E7" w14:textId="58037A7B" w:rsidR="0081026D" w:rsidRDefault="0081026D" w:rsidP="006A057E">
      <w:pPr>
        <w:pStyle w:val="ListParagraph"/>
        <w:numPr>
          <w:ilvl w:val="0"/>
          <w:numId w:val="3"/>
        </w:numPr>
      </w:pPr>
      <w:commentRangeStart w:id="17"/>
      <w:r>
        <w:t>Scaling</w:t>
      </w:r>
      <w:commentRangeEnd w:id="17"/>
      <w:r w:rsidR="00184F33">
        <w:rPr>
          <w:rStyle w:val="CommentReference"/>
        </w:rPr>
        <w:commentReference w:id="17"/>
      </w:r>
      <w:r>
        <w:t xml:space="preserve"> up to species-species networks</w:t>
      </w:r>
    </w:p>
    <w:p w14:paraId="54717862" w14:textId="099401BD" w:rsidR="00C01F2A" w:rsidRDefault="004D4276" w:rsidP="006A057E">
      <w:pPr>
        <w:pStyle w:val="ListParagraph"/>
        <w:numPr>
          <w:ilvl w:val="0"/>
          <w:numId w:val="3"/>
        </w:numPr>
      </w:pPr>
      <w:r>
        <w:t xml:space="preserve">Future work should introduce interactions among </w:t>
      </w:r>
      <w:r w:rsidR="001835D4">
        <w:t xml:space="preserve">the associated </w:t>
      </w:r>
      <w:r>
        <w:t>species</w:t>
      </w:r>
      <w:r w:rsidR="00265694">
        <w:t xml:space="preserve"> (Bastolla 2010, James 2012)</w:t>
      </w:r>
    </w:p>
    <w:p w14:paraId="20243C6B" w14:textId="77777777" w:rsidR="00C01F2A" w:rsidRDefault="00C01F2A" w:rsidP="006A057E"/>
    <w:p w14:paraId="292E8F2B" w14:textId="37C3F771" w:rsidR="00C01F2A" w:rsidRDefault="00511ECC" w:rsidP="006A057E">
      <w:r>
        <w:t>References</w:t>
      </w:r>
    </w:p>
    <w:p w14:paraId="0382C0B8" w14:textId="77777777" w:rsidR="00D8694D" w:rsidRDefault="00D8694D" w:rsidP="006A057E"/>
    <w:p w14:paraId="3D747547" w14:textId="2908AEA0" w:rsidR="00511ECC" w:rsidRDefault="00511ECC" w:rsidP="006A057E">
      <w:commentRangeStart w:id="18"/>
      <w:r w:rsidRPr="00511ECC">
        <w:t>Darwin</w:t>
      </w:r>
      <w:commentRangeEnd w:id="18"/>
      <w:r>
        <w:rPr>
          <w:rStyle w:val="CommentReference"/>
        </w:rPr>
        <w:commentReference w:id="18"/>
      </w:r>
      <w:r w:rsidRPr="00511ECC">
        <w:t xml:space="preserve">, C. R. 1862. </w:t>
      </w:r>
      <w:r w:rsidRPr="00442E93">
        <w:rPr>
          <w:iCs/>
        </w:rPr>
        <w:t>On the various contrivances by which British and foreign orchids are fertilised by insects, and on the good effects of intercrossing</w:t>
      </w:r>
      <w:r w:rsidRPr="00442E93">
        <w:t>.</w:t>
      </w:r>
      <w:r w:rsidRPr="00511ECC">
        <w:t xml:space="preserve"> London: John Murray.</w:t>
      </w:r>
    </w:p>
    <w:p w14:paraId="7A37243B" w14:textId="77777777" w:rsidR="00C01F2A" w:rsidRDefault="00C01F2A" w:rsidP="006A057E"/>
    <w:p w14:paraId="3075F3CE" w14:textId="5636369C" w:rsidR="00C01F2A" w:rsidRDefault="00B626D0" w:rsidP="006A057E">
      <w:r>
        <w:t>Ehrich P.</w:t>
      </w:r>
      <w:r w:rsidRPr="00B626D0">
        <w:t>R</w:t>
      </w:r>
      <w:r>
        <w:t>.</w:t>
      </w:r>
      <w:r w:rsidRPr="00B626D0">
        <w:t xml:space="preserve"> </w:t>
      </w:r>
      <w:r>
        <w:t xml:space="preserve">and </w:t>
      </w:r>
      <w:r w:rsidRPr="00B626D0">
        <w:rPr>
          <w:bCs/>
        </w:rPr>
        <w:t>Raven</w:t>
      </w:r>
      <w:r w:rsidRPr="00B626D0">
        <w:t xml:space="preserve"> </w:t>
      </w:r>
      <w:r>
        <w:t>P.</w:t>
      </w:r>
      <w:r w:rsidRPr="00B626D0">
        <w:t xml:space="preserve">H. </w:t>
      </w:r>
      <w:r w:rsidRPr="00B626D0">
        <w:rPr>
          <w:bCs/>
        </w:rPr>
        <w:t>1964</w:t>
      </w:r>
      <w:r>
        <w:rPr>
          <w:bCs/>
        </w:rPr>
        <w:t xml:space="preserve">. </w:t>
      </w:r>
      <w:r w:rsidRPr="00B626D0">
        <w:t>Butterflies and plants: a study in coe</w:t>
      </w:r>
      <w:r>
        <w:t>volution. Evolution 18:</w:t>
      </w:r>
      <w:r w:rsidR="00AB457C">
        <w:t xml:space="preserve"> </w:t>
      </w:r>
      <w:r>
        <w:t>586-608.</w:t>
      </w:r>
    </w:p>
    <w:p w14:paraId="3816EFCA" w14:textId="77777777" w:rsidR="00C01F2A" w:rsidRDefault="00C01F2A" w:rsidP="006A057E"/>
    <w:p w14:paraId="7654BDD8" w14:textId="5097099A" w:rsidR="00BC6F7F" w:rsidRPr="00BC6F7F" w:rsidRDefault="00BC6F7F" w:rsidP="00BC6F7F">
      <w:r w:rsidRPr="00BC6F7F">
        <w:t xml:space="preserve">Thompson, J.N. 1982. Interaction and Coevolution, John Wiley &amp; Sons, New York. </w:t>
      </w:r>
    </w:p>
    <w:p w14:paraId="2FC2215D" w14:textId="77777777" w:rsidR="00BC6F7F" w:rsidRDefault="00BC6F7F" w:rsidP="006A057E"/>
    <w:p w14:paraId="62F9FCEF" w14:textId="2B590AD7" w:rsidR="00C01F2A" w:rsidRDefault="00397457" w:rsidP="006A057E">
      <w:r>
        <w:t xml:space="preserve">Thébault E. and Fontaine. C. 2010. </w:t>
      </w:r>
      <w:r w:rsidRPr="00397457">
        <w:rPr>
          <w:bCs/>
        </w:rPr>
        <w:t>Stability of Ecological Communities and the Architecture of Mutualistic and Trophic Networks</w:t>
      </w:r>
      <w:r>
        <w:rPr>
          <w:bCs/>
        </w:rPr>
        <w:t>. Science 329: 853-</w:t>
      </w:r>
      <w:r w:rsidRPr="00397457">
        <w:rPr>
          <w:bCs/>
        </w:rPr>
        <w:t>856</w:t>
      </w:r>
      <w:r>
        <w:rPr>
          <w:bCs/>
        </w:rPr>
        <w:t>.</w:t>
      </w:r>
    </w:p>
    <w:p w14:paraId="02C3F6FF" w14:textId="77777777" w:rsidR="00C01F2A" w:rsidRDefault="00C01F2A" w:rsidP="006A057E"/>
    <w:p w14:paraId="64A81FF5" w14:textId="066DC279" w:rsidR="003E5471" w:rsidRPr="003E5471" w:rsidRDefault="003E5471" w:rsidP="003E5471">
      <w:pPr>
        <w:rPr>
          <w:bCs/>
          <w:iCs/>
        </w:rPr>
      </w:pPr>
      <w:r w:rsidRPr="003E5471">
        <w:rPr>
          <w:bCs/>
        </w:rPr>
        <w:t>Rezende, E., Lavabre, J., Guimarães Jr., P.R., Jordano, P. and Bascompte, J. 2007. Non-random coextinctions in phylogenetically structured mutualistic networks. </w:t>
      </w:r>
      <w:r w:rsidRPr="003E5471">
        <w:rPr>
          <w:bCs/>
          <w:iCs/>
        </w:rPr>
        <w:t>Nature</w:t>
      </w:r>
      <w:r>
        <w:rPr>
          <w:bCs/>
          <w:iCs/>
        </w:rPr>
        <w:t xml:space="preserve"> </w:t>
      </w:r>
      <w:r w:rsidRPr="003E5471">
        <w:rPr>
          <w:bCs/>
          <w:iCs/>
        </w:rPr>
        <w:t>448</w:t>
      </w:r>
      <w:r>
        <w:rPr>
          <w:bCs/>
          <w:iCs/>
        </w:rPr>
        <w:t>:</w:t>
      </w:r>
      <w:r w:rsidRPr="003E5471">
        <w:rPr>
          <w:bCs/>
          <w:iCs/>
        </w:rPr>
        <w:t xml:space="preserve"> 925-928</w:t>
      </w:r>
      <w:r>
        <w:rPr>
          <w:bCs/>
          <w:iCs/>
        </w:rPr>
        <w:t>.</w:t>
      </w:r>
    </w:p>
    <w:p w14:paraId="4D674B61" w14:textId="3B20BDBC" w:rsidR="003E5471" w:rsidRPr="003E5471" w:rsidRDefault="003E5471" w:rsidP="003E5471">
      <w:pPr>
        <w:rPr>
          <w:bCs/>
        </w:rPr>
      </w:pPr>
    </w:p>
    <w:p w14:paraId="10C44251" w14:textId="77C8246A" w:rsidR="002C71BA" w:rsidRDefault="002C71BA" w:rsidP="002C71BA">
      <w:pPr>
        <w:rPr>
          <w:bCs/>
        </w:rPr>
      </w:pPr>
      <w:r>
        <w:t xml:space="preserve">Rafferty N.E. and Ives 2013. </w:t>
      </w:r>
      <w:r w:rsidRPr="002C71BA">
        <w:rPr>
          <w:bCs/>
        </w:rPr>
        <w:t>Phylogenetic</w:t>
      </w:r>
      <w:r w:rsidRPr="002C71BA">
        <w:t> trait-based analyses of </w:t>
      </w:r>
      <w:r w:rsidRPr="002C71BA">
        <w:rPr>
          <w:bCs/>
        </w:rPr>
        <w:t>ecological networks</w:t>
      </w:r>
      <w:r>
        <w:rPr>
          <w:bCs/>
        </w:rPr>
        <w:t>. Ecology 94: 2321-2333.</w:t>
      </w:r>
    </w:p>
    <w:p w14:paraId="539288DA" w14:textId="77777777" w:rsidR="00F8136C" w:rsidRDefault="00F8136C" w:rsidP="002C71BA">
      <w:pPr>
        <w:rPr>
          <w:bCs/>
        </w:rPr>
      </w:pPr>
    </w:p>
    <w:p w14:paraId="143AC7CF" w14:textId="77777777" w:rsidR="007F3CD0" w:rsidRPr="007F3CD0" w:rsidRDefault="007F3CD0" w:rsidP="007F3CD0">
      <w:r w:rsidRPr="007F3CD0">
        <w:t>Agrawal, A. A., D. D. Ackerly, F. Adler, A. E. Arnold, C. Caceres, D. F. Doak, E. Post,</w:t>
      </w:r>
    </w:p>
    <w:p w14:paraId="3799011E" w14:textId="2E100AF2" w:rsidR="00F8136C" w:rsidRDefault="007F3CD0" w:rsidP="007F3CD0">
      <w:r w:rsidRPr="007F3CD0">
        <w:t>P. J. Hudson, J. Maron, K. A. Mooney, M. Power, D. Schemske, J. Stachowicz, S. Strauss, M. G. Turner, and E. Werner. 2007. Filling key gaps in population and community ecology. Frontiers in Ecology and the Environment 5:145-152.</w:t>
      </w:r>
    </w:p>
    <w:p w14:paraId="5E8F1E9D" w14:textId="77777777" w:rsidR="001D0ED3" w:rsidRDefault="001D0ED3" w:rsidP="007F3CD0"/>
    <w:p w14:paraId="33965244" w14:textId="4F981007" w:rsidR="001D0ED3" w:rsidRPr="002C71BA" w:rsidRDefault="001D0ED3" w:rsidP="007F3CD0">
      <w:r>
        <w:t xml:space="preserve">Winfree R., Gross B.J. and </w:t>
      </w:r>
      <w:r w:rsidR="004C334B">
        <w:t>Kremen C. 2011. Valuing pollination services to agriculture. Ecological Economics 71: 80-88.</w:t>
      </w:r>
    </w:p>
    <w:p w14:paraId="1B404568" w14:textId="7CFD3F1C" w:rsidR="002C71BA" w:rsidRPr="002C71BA" w:rsidRDefault="002C71BA" w:rsidP="002C71BA">
      <w:pPr>
        <w:rPr>
          <w:b/>
          <w:bCs/>
          <w:vanish/>
          <w:lang w:val="en"/>
        </w:rPr>
      </w:pPr>
      <w:r w:rsidRPr="002C71BA">
        <w:rPr>
          <w:b/>
          <w:bCs/>
          <w:vanish/>
          <w:lang w:val="en"/>
        </w:rPr>
        <w:t>Phylogenetic trait-based analyses of ecological networks</w:t>
      </w:r>
    </w:p>
    <w:p w14:paraId="32E74BB6" w14:textId="7AC2A5D6" w:rsidR="00C01F2A" w:rsidRDefault="00C01F2A" w:rsidP="006A057E"/>
    <w:p w14:paraId="1860EF2B" w14:textId="5C4C535C" w:rsidR="002C71BA" w:rsidRDefault="00660EBC" w:rsidP="006A057E">
      <w:r>
        <w:t xml:space="preserve">Parmesan 2006 </w:t>
      </w:r>
    </w:p>
    <w:p w14:paraId="6DCC93BB" w14:textId="77777777" w:rsidR="00660EBC" w:rsidRDefault="00660EBC" w:rsidP="006A057E"/>
    <w:p w14:paraId="5398C2C4" w14:textId="77777777" w:rsidR="00660EBC" w:rsidRPr="00660EBC" w:rsidRDefault="00660EBC" w:rsidP="00660EBC">
      <w:r w:rsidRPr="00660EBC">
        <w:rPr>
          <w:bCs/>
        </w:rPr>
        <w:t>Ellison, A. M.</w:t>
      </w:r>
      <w:r w:rsidRPr="00660EBC">
        <w:t>, M. S. Bank, B. D. Clinton, E. A. Colburn, K. Elliott, C. R. Ford, D. R. Foster, B. D. Kloeppel, J. D. Knoepp, G. M. Lovett, J. Mohan, D. A. Orwig, N. L. Rodenhouse, W. V. Sobczak, K. A. Stinson, J. K. Stone, C. M. Swan, J. Thompson, B. von Holle, and J. R. Webster. 2005. Loss of foundation species: consequences for the structure and dynamics of forested ecosystems. </w:t>
      </w:r>
      <w:r w:rsidRPr="00660EBC">
        <w:rPr>
          <w:iCs/>
        </w:rPr>
        <w:t>Frontiers in Ecology and the Environment</w:t>
      </w:r>
      <w:r w:rsidRPr="00660EBC">
        <w:t> 9: 479-486.</w:t>
      </w:r>
    </w:p>
    <w:p w14:paraId="7726D5F2" w14:textId="77777777" w:rsidR="00660EBC" w:rsidRDefault="00660EBC" w:rsidP="006A057E"/>
    <w:p w14:paraId="59C3F1CD" w14:textId="77777777" w:rsidR="002C71BA" w:rsidRDefault="002C71BA" w:rsidP="006A057E"/>
    <w:p w14:paraId="4D20339E" w14:textId="77777777" w:rsidR="002C71BA" w:rsidRDefault="002C71BA" w:rsidP="006A057E"/>
    <w:p w14:paraId="44654B0E" w14:textId="77777777" w:rsidR="002C71BA" w:rsidRDefault="002C71BA">
      <w:r>
        <w:br w:type="page"/>
      </w:r>
    </w:p>
    <w:p w14:paraId="19808667" w14:textId="67690EAF" w:rsidR="00C01F2A" w:rsidRDefault="00C01F2A" w:rsidP="006A057E">
      <w:r>
        <w:t>Figures</w:t>
      </w:r>
    </w:p>
    <w:p w14:paraId="5BC98727" w14:textId="77777777" w:rsidR="00C01F2A" w:rsidRDefault="00C01F2A" w:rsidP="006A057E"/>
    <w:p w14:paraId="5D52BCC8" w14:textId="77777777" w:rsidR="00C01F2A" w:rsidRDefault="00C01F2A" w:rsidP="006A057E"/>
    <w:p w14:paraId="59A94BAA" w14:textId="48CEACE7" w:rsidR="00C01F2A" w:rsidRDefault="00C01F2A" w:rsidP="006A057E">
      <w:r>
        <w:rPr>
          <w:noProof/>
        </w:rPr>
        <w:drawing>
          <wp:inline distT="0" distB="0" distL="0" distR="0" wp14:anchorId="3BCBEEE3" wp14:editId="5B52AF18">
            <wp:extent cx="5486400" cy="4243438"/>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243438"/>
                    </a:xfrm>
                    <a:prstGeom prst="rect">
                      <a:avLst/>
                    </a:prstGeom>
                    <a:noFill/>
                    <a:ln>
                      <a:noFill/>
                    </a:ln>
                  </pic:spPr>
                </pic:pic>
              </a:graphicData>
            </a:graphic>
          </wp:inline>
        </w:drawing>
      </w:r>
    </w:p>
    <w:p w14:paraId="4EC88D80" w14:textId="77777777" w:rsidR="00C01F2A" w:rsidRDefault="00C01F2A" w:rsidP="006A057E"/>
    <w:p w14:paraId="72B0CE32" w14:textId="77777777" w:rsidR="00C01F2A" w:rsidRDefault="00C01F2A" w:rsidP="006A057E"/>
    <w:p w14:paraId="3450C328" w14:textId="20230081" w:rsidR="00C01F2A" w:rsidRDefault="00C01F2A" w:rsidP="006A057E"/>
    <w:p w14:paraId="0E141AB1" w14:textId="77777777" w:rsidR="00C01F2A" w:rsidRDefault="00C01F2A" w:rsidP="006A057E"/>
    <w:p w14:paraId="479EF115" w14:textId="77777777" w:rsidR="008B525D" w:rsidRDefault="008B525D" w:rsidP="006A057E">
      <w:pPr>
        <w:sectPr w:rsidR="008B525D" w:rsidSect="00947CA4">
          <w:pgSz w:w="12240" w:h="15840"/>
          <w:pgMar w:top="1440" w:right="1800" w:bottom="1440" w:left="1800" w:header="720" w:footer="720" w:gutter="0"/>
          <w:cols w:space="720"/>
          <w:docGrid w:linePitch="360"/>
        </w:sectPr>
      </w:pPr>
    </w:p>
    <w:p w14:paraId="2655B07B" w14:textId="061547BA" w:rsidR="008C5E6C" w:rsidRDefault="008C5E6C" w:rsidP="006A057E">
      <w:ins w:id="19" w:author="Todd Wojtowicz" w:date="2014-02-14T15:35:00Z">
        <w:r>
          <w:rPr>
            <w:noProof/>
          </w:rPr>
          <w:drawing>
            <wp:inline distT="0" distB="0" distL="0" distR="0" wp14:anchorId="67F2CE1C" wp14:editId="21CCB73E">
              <wp:extent cx="2560870" cy="2293922"/>
              <wp:effectExtent l="0" t="0" r="5080" b="0"/>
              <wp:docPr id="28" name="Picture 28"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1225" cy="2294240"/>
                      </a:xfrm>
                      <a:prstGeom prst="rect">
                        <a:avLst/>
                      </a:prstGeom>
                      <a:noFill/>
                      <a:ln>
                        <a:noFill/>
                      </a:ln>
                      <a:extLst>
                        <a:ext uri="{FAA26D3D-D897-4be2-8F04-BA451C77F1D7}">
                          <ma14:placeholderFlag xmlns:ma14="http://schemas.microsoft.com/office/mac/drawingml/2011/main"/>
                        </a:ext>
                      </a:extLst>
                    </pic:spPr>
                  </pic:pic>
                </a:graphicData>
              </a:graphic>
            </wp:inline>
          </w:drawing>
        </w:r>
      </w:ins>
      <w:ins w:id="20" w:author="Matthew K. Lau" w:date="2014-02-12T13:04:00Z">
        <w:r w:rsidR="00226F3B" w:rsidRPr="00226F3B">
          <w:rPr>
            <w:noProof/>
          </w:rPr>
          <w:drawing>
            <wp:inline distT="0" distB="0" distL="0" distR="0" wp14:anchorId="0AFFC144" wp14:editId="437B02C4">
              <wp:extent cx="2689037" cy="2278550"/>
              <wp:effectExtent l="0" t="0" r="3810" b="7620"/>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1726" cy="2280828"/>
                      </a:xfrm>
                      <a:prstGeom prst="rect">
                        <a:avLst/>
                      </a:prstGeom>
                      <a:noFill/>
                      <a:ln>
                        <a:noFill/>
                      </a:ln>
                    </pic:spPr>
                  </pic:pic>
                </a:graphicData>
              </a:graphic>
            </wp:inline>
          </w:drawing>
        </w:r>
      </w:ins>
    </w:p>
    <w:p w14:paraId="303643A6" w14:textId="439119B1" w:rsidR="008B525D" w:rsidRDefault="008B525D" w:rsidP="006A057E">
      <w:pPr>
        <w:sectPr w:rsidR="008B525D" w:rsidSect="006F33B2">
          <w:pgSz w:w="12240" w:h="15840"/>
          <w:pgMar w:top="1440" w:right="1800" w:bottom="1440" w:left="1800" w:header="720" w:footer="720" w:gutter="0"/>
          <w:cols w:space="720"/>
          <w:docGrid w:linePitch="360"/>
        </w:sectPr>
      </w:pPr>
      <w:r w:rsidRPr="008C5E6C">
        <w:rPr>
          <w:noProof/>
        </w:rPr>
        <w:drawing>
          <wp:inline distT="0" distB="0" distL="0" distR="0" wp14:anchorId="30C23078" wp14:editId="30937CA2">
            <wp:extent cx="2763652" cy="2439947"/>
            <wp:effectExtent l="0" t="0" r="5080" b="0"/>
            <wp:docPr id="3" name="Picture 3" descr="Macintosh HD:Users:Aeolus:Desktop:Screen shot 2014-03-10 at 5.43.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3-10 at 5.43.4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4639" cy="2440819"/>
                    </a:xfrm>
                    <a:prstGeom prst="rect">
                      <a:avLst/>
                    </a:prstGeom>
                    <a:noFill/>
                    <a:ln>
                      <a:noFill/>
                    </a:ln>
                  </pic:spPr>
                </pic:pic>
              </a:graphicData>
            </a:graphic>
          </wp:inline>
        </w:drawing>
      </w:r>
    </w:p>
    <w:p w14:paraId="56E7464C" w14:textId="25212AD2" w:rsidR="005D157D" w:rsidRDefault="00CC1F9F" w:rsidP="006A057E">
      <w:r>
        <w:rPr>
          <w:noProof/>
        </w:rPr>
        <w:drawing>
          <wp:inline distT="0" distB="0" distL="0" distR="0" wp14:anchorId="241711C2" wp14:editId="1BA27DC7">
            <wp:extent cx="6400800" cy="5486400"/>
            <wp:effectExtent l="0" t="0" r="0" b="0"/>
            <wp:docPr id="6" name="Picture 6" descr="Macintosh HD:Users:Aeolus:Desktop:Screen shot 2014-03-10 at 6.3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3-10 at 6.30.5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5486400"/>
                    </a:xfrm>
                    <a:prstGeom prst="rect">
                      <a:avLst/>
                    </a:prstGeom>
                    <a:noFill/>
                    <a:ln>
                      <a:noFill/>
                    </a:ln>
                  </pic:spPr>
                </pic:pic>
              </a:graphicData>
            </a:graphic>
          </wp:inline>
        </w:drawing>
      </w:r>
      <w:ins w:id="21" w:author="Matthew K. Lau" w:date="2014-02-13T14:39:00Z">
        <w:r w:rsidR="001B3000">
          <w:rPr>
            <w:noProof/>
          </w:rPr>
          <w:drawing>
            <wp:inline distT="0" distB="0" distL="0" distR="0" wp14:anchorId="4BA3C98B" wp14:editId="7AF0C6D0">
              <wp:extent cx="3429000" cy="3617824"/>
              <wp:effectExtent l="0" t="0" r="0" b="0"/>
              <wp:docPr id="4" name="Picture 4"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2762" cy="3621794"/>
                      </a:xfrm>
                      <a:prstGeom prst="rect">
                        <a:avLst/>
                      </a:prstGeom>
                      <a:noFill/>
                      <a:ln>
                        <a:noFill/>
                      </a:ln>
                    </pic:spPr>
                  </pic:pic>
                </a:graphicData>
              </a:graphic>
            </wp:inline>
          </w:drawing>
        </w:r>
      </w:ins>
      <w:commentRangeStart w:id="22"/>
      <w:ins w:id="23" w:author="Hillary Cooper" w:date="2014-02-13T14:39:00Z">
        <w:r w:rsidR="00A1167C" w:rsidRPr="00226F3B">
          <w:rPr>
            <w:noProof/>
          </w:rPr>
          <w:drawing>
            <wp:inline distT="0" distB="0" distL="0" distR="0" wp14:anchorId="04747736" wp14:editId="0FDD0169">
              <wp:extent cx="3197087" cy="3631466"/>
              <wp:effectExtent l="0" t="0" r="3810" b="1270"/>
              <wp:docPr id="23" name="Picture 2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079" cy="3637137"/>
                      </a:xfrm>
                      <a:prstGeom prst="rect">
                        <a:avLst/>
                      </a:prstGeom>
                      <a:noFill/>
                      <a:ln>
                        <a:noFill/>
                      </a:ln>
                    </pic:spPr>
                  </pic:pic>
                </a:graphicData>
              </a:graphic>
            </wp:inline>
          </w:drawing>
        </w:r>
      </w:ins>
      <w:commentRangeEnd w:id="22"/>
      <w:r w:rsidR="004F243F">
        <w:rPr>
          <w:rStyle w:val="CommentReference"/>
        </w:rPr>
        <w:commentReference w:id="22"/>
      </w:r>
    </w:p>
    <w:p w14:paraId="703C6425" w14:textId="57DACD0F" w:rsidR="007A258E" w:rsidRDefault="007A258E">
      <w:r>
        <w:br w:type="page"/>
      </w:r>
    </w:p>
    <w:p w14:paraId="7FF9AEC2" w14:textId="77777777" w:rsidR="007A258E" w:rsidRDefault="007A258E" w:rsidP="006A057E"/>
    <w:p w14:paraId="1A273F63" w14:textId="116872F4" w:rsidR="006714DD" w:rsidRDefault="006714DD" w:rsidP="006A057E">
      <w:r>
        <w:t>Appendix</w:t>
      </w:r>
    </w:p>
    <w:p w14:paraId="6EB784A4" w14:textId="77777777" w:rsidR="006714DD" w:rsidRDefault="006714DD" w:rsidP="006A057E"/>
    <w:p w14:paraId="0F9876FA" w14:textId="66D55701" w:rsidR="00C73DB5" w:rsidRDefault="00C73DB5" w:rsidP="006A057E">
      <w:commentRangeStart w:id="24"/>
      <w:r>
        <w:rPr>
          <w:noProof/>
        </w:rPr>
        <w:drawing>
          <wp:inline distT="0" distB="0" distL="0" distR="0" wp14:anchorId="3DEB5F12" wp14:editId="484FDF4E">
            <wp:extent cx="4720352" cy="4212771"/>
            <wp:effectExtent l="0" t="0" r="4445" b="3810"/>
            <wp:docPr id="8" name="Picture 8" descr="Macintosh HD:Users:Aeolus:Desktop:Screen shot 2014-03-13 at 1.2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3 at 1.29.5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355" cy="4212774"/>
                    </a:xfrm>
                    <a:prstGeom prst="rect">
                      <a:avLst/>
                    </a:prstGeom>
                    <a:noFill/>
                    <a:ln>
                      <a:noFill/>
                    </a:ln>
                  </pic:spPr>
                </pic:pic>
              </a:graphicData>
            </a:graphic>
          </wp:inline>
        </w:drawing>
      </w:r>
      <w:commentRangeEnd w:id="24"/>
      <w:r w:rsidR="009C6672">
        <w:rPr>
          <w:rStyle w:val="CommentReference"/>
        </w:rPr>
        <w:commentReference w:id="24"/>
      </w:r>
    </w:p>
    <w:p w14:paraId="6F0EB95A" w14:textId="730B7E72" w:rsidR="006714DD" w:rsidRPr="00007A70" w:rsidRDefault="006714DD" w:rsidP="006A057E">
      <w:commentRangeStart w:id="25"/>
      <w:r>
        <w:rPr>
          <w:noProof/>
        </w:rPr>
        <w:drawing>
          <wp:inline distT="0" distB="0" distL="0" distR="0" wp14:anchorId="7A8B7406" wp14:editId="274DE9B5">
            <wp:extent cx="5902960" cy="5477510"/>
            <wp:effectExtent l="0" t="0" r="0" b="8890"/>
            <wp:docPr id="1" name="Picture 1" descr="Macintosh HD:Users:Aeolus:Desktop:Screen shot 2014-03-12 at 11.5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3-12 at 11.50.07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2960" cy="5477510"/>
                    </a:xfrm>
                    <a:prstGeom prst="rect">
                      <a:avLst/>
                    </a:prstGeom>
                    <a:noFill/>
                    <a:ln>
                      <a:noFill/>
                    </a:ln>
                  </pic:spPr>
                </pic:pic>
              </a:graphicData>
            </a:graphic>
          </wp:inline>
        </w:drawing>
      </w:r>
      <w:commentRangeEnd w:id="25"/>
      <w:r w:rsidR="006A20D6">
        <w:rPr>
          <w:rStyle w:val="CommentReference"/>
        </w:rPr>
        <w:commentReference w:id="25"/>
      </w:r>
    </w:p>
    <w:sectPr w:rsidR="006714DD" w:rsidRPr="00007A70" w:rsidSect="008B525D">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3-07T17:50:00Z" w:initials="MKL">
    <w:p w14:paraId="70F0D4B9" w14:textId="77777777" w:rsidR="003514B7" w:rsidRDefault="003514B7" w:rsidP="00007A70">
      <w:pPr>
        <w:pStyle w:val="CommentText"/>
      </w:pPr>
      <w:r>
        <w:rPr>
          <w:rStyle w:val="CommentReference"/>
        </w:rPr>
        <w:annotationRef/>
      </w:r>
      <w:r>
        <w:t>Email Miguel.</w:t>
      </w:r>
    </w:p>
  </w:comment>
  <w:comment w:id="4" w:author="Matthew K. Lau" w:date="2014-03-13T10:35:00Z" w:initials="MKL">
    <w:p w14:paraId="3DEACB48" w14:textId="77777777" w:rsidR="003514B7" w:rsidRDefault="003514B7" w:rsidP="00023EF4">
      <w:pPr>
        <w:pStyle w:val="CommentText"/>
      </w:pPr>
      <w:r>
        <w:rPr>
          <w:rStyle w:val="CommentReference"/>
        </w:rPr>
        <w:annotationRef/>
      </w:r>
    </w:p>
    <w:p w14:paraId="0C074A27" w14:textId="77777777" w:rsidR="003514B7" w:rsidRDefault="003514B7" w:rsidP="00023EF4">
      <w:pPr>
        <w:pStyle w:val="CommentText"/>
      </w:pPr>
    </w:p>
    <w:p w14:paraId="41047D3D" w14:textId="3D436911" w:rsidR="003514B7" w:rsidRDefault="003514B7" w:rsidP="00023EF4">
      <w:pPr>
        <w:pStyle w:val="CommentText"/>
      </w:pPr>
      <w:r>
        <w:t>Review papers from the network evolution series:</w:t>
      </w:r>
    </w:p>
    <w:p w14:paraId="64456A25" w14:textId="77777777" w:rsidR="003514B7" w:rsidRDefault="003514B7" w:rsidP="00023EF4">
      <w:pPr>
        <w:pStyle w:val="CommentText"/>
      </w:pPr>
    </w:p>
    <w:p w14:paraId="544C33F1" w14:textId="5605F73D" w:rsidR="003514B7" w:rsidRDefault="003514B7" w:rsidP="00023EF4">
      <w:pPr>
        <w:pStyle w:val="CommentText"/>
      </w:pPr>
      <w:r w:rsidRPr="00325E2B">
        <w:t>file:///Users/Aeolus/Desktop/network_evolution/Phenotypic%20plasticity%20and%20species%20coexistence.pdf</w:t>
      </w:r>
    </w:p>
  </w:comment>
  <w:comment w:id="5" w:author="Matthew K. Lau" w:date="2014-03-13T10:36:00Z" w:initials="MKL">
    <w:p w14:paraId="17949815" w14:textId="68282692" w:rsidR="003514B7" w:rsidRDefault="003514B7" w:rsidP="00900AB9">
      <w:pPr>
        <w:pStyle w:val="CommentText"/>
      </w:pPr>
      <w:r>
        <w:rPr>
          <w:rStyle w:val="CommentReference"/>
        </w:rPr>
        <w:annotationRef/>
      </w:r>
      <w:r>
        <w:t>From Tom:</w:t>
      </w:r>
    </w:p>
    <w:p w14:paraId="6A480657" w14:textId="77777777" w:rsidR="003514B7" w:rsidRDefault="003514B7" w:rsidP="00900AB9">
      <w:pPr>
        <w:pStyle w:val="CommentText"/>
      </w:pPr>
    </w:p>
    <w:p w14:paraId="711915FF" w14:textId="3A9B1381" w:rsidR="003514B7" w:rsidRDefault="003514B7" w:rsidP="00900AB9">
      <w:pPr>
        <w:pStyle w:val="CommentText"/>
      </w:pPr>
      <w:r>
        <w:t xml:space="preserve">What exactly does this mean?  </w:t>
      </w:r>
    </w:p>
    <w:p w14:paraId="6F868B22" w14:textId="77777777" w:rsidR="003514B7" w:rsidRDefault="003514B7" w:rsidP="00900AB9">
      <w:pPr>
        <w:pStyle w:val="CommentText"/>
      </w:pPr>
    </w:p>
    <w:p w14:paraId="6A6DDAC2" w14:textId="77777777" w:rsidR="003514B7" w:rsidRDefault="003514B7" w:rsidP="00900AB9">
      <w:pPr>
        <w:pStyle w:val="CommentText"/>
      </w:pPr>
      <w:r>
        <w:t xml:space="preserve">Do they use genetics, follow the fate of genotypes or not or do they model by including different genotypes and genetic variation?  </w:t>
      </w:r>
    </w:p>
    <w:p w14:paraId="136E3FE3" w14:textId="77777777" w:rsidR="003514B7" w:rsidRDefault="003514B7" w:rsidP="00900AB9">
      <w:pPr>
        <w:pStyle w:val="CommentText"/>
      </w:pPr>
    </w:p>
    <w:p w14:paraId="0795A12A" w14:textId="77777777" w:rsidR="003514B7" w:rsidRDefault="003514B7" w:rsidP="00900AB9">
      <w:pPr>
        <w:pStyle w:val="CommentText"/>
      </w:pPr>
      <w:r>
        <w:t xml:space="preserve">Just saying that there is the potential for evolution in networks is hardly an evolutionary perspective.  </w:t>
      </w:r>
    </w:p>
    <w:p w14:paraId="1254767E" w14:textId="77777777" w:rsidR="003514B7" w:rsidRDefault="003514B7" w:rsidP="00900AB9">
      <w:pPr>
        <w:pStyle w:val="CommentText"/>
      </w:pPr>
    </w:p>
    <w:p w14:paraId="608B97BF" w14:textId="4BBFDC0A" w:rsidR="003514B7" w:rsidRDefault="003514B7" w:rsidP="00900AB9">
      <w:pPr>
        <w:pStyle w:val="CommentText"/>
      </w:pPr>
      <w:r>
        <w:t>So, be clear about this perspective and make the most of your novel perspective in which genetics is actually included in common gardens and long-term experiments.</w:t>
      </w:r>
    </w:p>
  </w:comment>
  <w:comment w:id="6" w:author="Matthew K. Lau" w:date="2014-03-13T10:36:00Z" w:initials="MKL">
    <w:p w14:paraId="663F9FB0" w14:textId="77777777" w:rsidR="003514B7" w:rsidRDefault="003514B7" w:rsidP="00310C59">
      <w:pPr>
        <w:pStyle w:val="CommentText"/>
      </w:pPr>
      <w:r>
        <w:rPr>
          <w:rStyle w:val="CommentReference"/>
        </w:rPr>
        <w:annotationRef/>
      </w:r>
    </w:p>
    <w:p w14:paraId="3005A420" w14:textId="77777777" w:rsidR="003514B7" w:rsidRDefault="003514B7" w:rsidP="00310C59">
      <w:pPr>
        <w:pStyle w:val="CommentText"/>
      </w:pPr>
    </w:p>
    <w:p w14:paraId="7BA570B7" w14:textId="31DE162E" w:rsidR="003514B7" w:rsidRDefault="003514B7" w:rsidP="00310C59">
      <w:pPr>
        <w:pStyle w:val="CommentText"/>
      </w:pPr>
      <w:r>
        <w:t>- different genotypes support different communities</w:t>
      </w:r>
    </w:p>
    <w:p w14:paraId="14E226F3" w14:textId="77777777" w:rsidR="003514B7" w:rsidRDefault="003514B7" w:rsidP="00310C59">
      <w:pPr>
        <w:pStyle w:val="CommentText"/>
      </w:pPr>
      <w:r>
        <w:t xml:space="preserve">- increasing genotypic diversity </w:t>
      </w:r>
    </w:p>
    <w:p w14:paraId="42FD0587" w14:textId="77777777" w:rsidR="003514B7" w:rsidRDefault="003514B7" w:rsidP="00310C59">
      <w:pPr>
        <w:pStyle w:val="CommentText"/>
      </w:pPr>
      <w:r>
        <w:t>- structural aspects</w:t>
      </w:r>
    </w:p>
    <w:p w14:paraId="7FC9F04B" w14:textId="77777777" w:rsidR="003514B7" w:rsidRDefault="003514B7" w:rsidP="00310C59">
      <w:pPr>
        <w:pStyle w:val="CommentText"/>
      </w:pPr>
      <w:r>
        <w:tab/>
      </w:r>
      <w:r>
        <w:tab/>
        <w:t>Differentiate how the network perspective is different from the compositional analyses</w:t>
      </w:r>
    </w:p>
    <w:p w14:paraId="01146ECD" w14:textId="77777777" w:rsidR="003514B7" w:rsidRDefault="003514B7" w:rsidP="00310C59">
      <w:pPr>
        <w:pStyle w:val="CommentText"/>
      </w:pPr>
      <w:r>
        <w:tab/>
      </w:r>
      <w:r>
        <w:tab/>
        <w:t>The network takes an additional step of understanding the interactions between and among the species</w:t>
      </w:r>
    </w:p>
    <w:p w14:paraId="07EB6433" w14:textId="77777777" w:rsidR="003514B7" w:rsidRDefault="003514B7" w:rsidP="00310C59">
      <w:pPr>
        <w:pStyle w:val="CommentText"/>
      </w:pPr>
      <w:r>
        <w:tab/>
      </w:r>
      <w:r>
        <w:tab/>
        <w:t>what creates structure</w:t>
      </w:r>
    </w:p>
    <w:p w14:paraId="6C6FB511" w14:textId="77777777" w:rsidR="003514B7" w:rsidRDefault="003514B7" w:rsidP="00310C59">
      <w:pPr>
        <w:pStyle w:val="CommentText"/>
      </w:pPr>
      <w:r>
        <w:t>- functional aspects</w:t>
      </w:r>
    </w:p>
    <w:p w14:paraId="4F442BF5" w14:textId="14824FE4" w:rsidR="003514B7" w:rsidRDefault="003514B7" w:rsidP="00310C59">
      <w:pPr>
        <w:pStyle w:val="CommentText"/>
      </w:pPr>
      <w:r>
        <w:tab/>
      </w:r>
      <w:r>
        <w:tab/>
        <w:t>what are the functions</w:t>
      </w:r>
    </w:p>
  </w:comment>
  <w:comment w:id="7" w:author="Matthew K. Lau" w:date="2014-03-14T14:09:00Z" w:initials="MKL">
    <w:p w14:paraId="61877DA6" w14:textId="77777777" w:rsidR="003514B7" w:rsidRDefault="003514B7" w:rsidP="00F334F0">
      <w:pPr>
        <w:pStyle w:val="CommentText"/>
      </w:pPr>
    </w:p>
    <w:p w14:paraId="71321B69" w14:textId="53A6F3F8" w:rsidR="003514B7" w:rsidRDefault="003514B7" w:rsidP="00F334F0">
      <w:pPr>
        <w:pStyle w:val="CommentText"/>
        <w:ind w:firstLine="720"/>
      </w:pPr>
      <w:r>
        <w:t>Phylogenetic perspective</w:t>
      </w:r>
    </w:p>
    <w:p w14:paraId="1675A780" w14:textId="25EC3175" w:rsidR="003514B7" w:rsidRDefault="003514B7" w:rsidP="00F334F0">
      <w:pPr>
        <w:pStyle w:val="CommentText"/>
        <w:ind w:left="720" w:firstLine="720"/>
      </w:pPr>
      <w:r>
        <w:t xml:space="preserve">- </w:t>
      </w:r>
      <w:r>
        <w:annotationRef/>
      </w:r>
      <w:r>
        <w:t>Ask Gery and Hillary</w:t>
      </w:r>
    </w:p>
    <w:p w14:paraId="3AA79538" w14:textId="77777777" w:rsidR="003514B7" w:rsidRDefault="003514B7" w:rsidP="00F334F0">
      <w:pPr>
        <w:pStyle w:val="CommentText"/>
        <w:numPr>
          <w:ilvl w:val="0"/>
          <w:numId w:val="1"/>
        </w:numPr>
      </w:pPr>
      <w:r>
        <w:t xml:space="preserve">phylogenetic </w:t>
      </w:r>
    </w:p>
    <w:p w14:paraId="1CE3988C" w14:textId="0DEE6562" w:rsidR="003514B7" w:rsidRDefault="003514B7" w:rsidP="00F334F0">
      <w:pPr>
        <w:pStyle w:val="CommentText"/>
      </w:pPr>
    </w:p>
  </w:comment>
  <w:comment w:id="8" w:author="Matthew K. Lau" w:date="2014-03-12T10:45:00Z" w:initials="MKL">
    <w:p w14:paraId="7666E265" w14:textId="2ACD123F" w:rsidR="003514B7" w:rsidRDefault="003514B7">
      <w:pPr>
        <w:pStyle w:val="CommentText"/>
      </w:pPr>
      <w:r>
        <w:rPr>
          <w:rStyle w:val="CommentReference"/>
        </w:rPr>
        <w:annotationRef/>
      </w:r>
      <w:r>
        <w:t>Trait mediated indirect effects? Allan et al. 2012.</w:t>
      </w:r>
    </w:p>
  </w:comment>
  <w:comment w:id="9" w:author="Matthew K. Lau" w:date="2014-03-07T18:08:00Z" w:initials="MKL">
    <w:p w14:paraId="7EE7F2F2" w14:textId="77AD1D13" w:rsidR="003514B7" w:rsidRDefault="003514B7">
      <w:pPr>
        <w:pStyle w:val="CommentText"/>
      </w:pPr>
      <w:r>
        <w:rPr>
          <w:rStyle w:val="CommentReference"/>
        </w:rPr>
        <w:annotationRef/>
      </w:r>
      <w:r>
        <w:t>Look at Shuster, Bascompte, Fortuna, and Allesina papers for deciding how to present this.</w:t>
      </w:r>
    </w:p>
  </w:comment>
  <w:comment w:id="10" w:author="Matthew K. Lau" w:date="2014-03-17T10:59:00Z" w:initials="MKL">
    <w:p w14:paraId="582F6E1C" w14:textId="77777777" w:rsidR="009A030E" w:rsidRDefault="00902825" w:rsidP="00902825">
      <w:pPr>
        <w:pStyle w:val="CommentText"/>
      </w:pPr>
      <w:r>
        <w:rPr>
          <w:rStyle w:val="CommentReference"/>
        </w:rPr>
        <w:annotationRef/>
      </w:r>
    </w:p>
    <w:p w14:paraId="4CF2A4D3" w14:textId="77777777" w:rsidR="009A030E" w:rsidRDefault="009A030E" w:rsidP="00902825">
      <w:pPr>
        <w:pStyle w:val="CommentText"/>
      </w:pPr>
    </w:p>
    <w:p w14:paraId="7F1F0C6D" w14:textId="2EA00BD5" w:rsidR="00902825" w:rsidRDefault="00902825" w:rsidP="00902825">
      <w:pPr>
        <w:pStyle w:val="CommentText"/>
      </w:pPr>
      <w:r>
        <w:t>Papers to look at:</w:t>
      </w:r>
    </w:p>
    <w:p w14:paraId="05CFFC59" w14:textId="77777777" w:rsidR="00902825" w:rsidRDefault="00902825" w:rsidP="00902825">
      <w:pPr>
        <w:pStyle w:val="CommentText"/>
      </w:pPr>
    </w:p>
    <w:p w14:paraId="1710A818" w14:textId="77777777" w:rsidR="00902825" w:rsidRDefault="00902825" w:rsidP="00902825">
      <w:pPr>
        <w:pStyle w:val="CommentText"/>
      </w:pPr>
      <w:r>
        <w:t>Tylanakis 2008 with peter prices diagram</w:t>
      </w:r>
    </w:p>
    <w:p w14:paraId="750D5850" w14:textId="77777777" w:rsidR="00902825" w:rsidRDefault="00902825" w:rsidP="00902825">
      <w:pPr>
        <w:pStyle w:val="CommentText"/>
      </w:pPr>
    </w:p>
    <w:p w14:paraId="1C01ECBA" w14:textId="77777777" w:rsidR="00902825" w:rsidRDefault="00902825" w:rsidP="00902825">
      <w:pPr>
        <w:pStyle w:val="CommentText"/>
      </w:pPr>
      <w:r>
        <w:t>Rezende 2007?</w:t>
      </w:r>
    </w:p>
    <w:p w14:paraId="10E35232" w14:textId="77777777" w:rsidR="00902825" w:rsidRDefault="00902825" w:rsidP="00902825">
      <w:pPr>
        <w:pStyle w:val="CommentText"/>
      </w:pPr>
    </w:p>
    <w:p w14:paraId="78643225" w14:textId="7BD50B99" w:rsidR="00902825" w:rsidRDefault="00902825" w:rsidP="00902825">
      <w:pPr>
        <w:pStyle w:val="CommentText"/>
      </w:pPr>
      <w:ins w:id="11" w:author="Hillary Cooper" w:date="2014-02-13T11:07:00Z">
        <w:r>
          <w:t>Maybe talk about radiations due to pollination?</w:t>
        </w:r>
      </w:ins>
    </w:p>
    <w:p w14:paraId="293888E2" w14:textId="77777777" w:rsidR="009A030E" w:rsidRDefault="009A030E" w:rsidP="00902825">
      <w:pPr>
        <w:pStyle w:val="CommentText"/>
      </w:pPr>
    </w:p>
    <w:p w14:paraId="7B607AC1" w14:textId="77777777" w:rsidR="009A030E" w:rsidRDefault="009A030E" w:rsidP="009A030E">
      <w:pPr>
        <w:pStyle w:val="CommentText"/>
      </w:pPr>
      <w:r>
        <w:t>Hooper 2005 Ecol. Mono.</w:t>
      </w:r>
    </w:p>
    <w:p w14:paraId="78E81AFE" w14:textId="77777777" w:rsidR="009A030E" w:rsidRDefault="009A030E" w:rsidP="00902825">
      <w:pPr>
        <w:pStyle w:val="CommentText"/>
      </w:pPr>
    </w:p>
  </w:comment>
  <w:comment w:id="12" w:author="Helen" w:date="2014-03-17T10:14:00Z" w:initials="H">
    <w:p w14:paraId="56ED23A4" w14:textId="77777777" w:rsidR="003514B7" w:rsidRDefault="003514B7" w:rsidP="00213076">
      <w:pPr>
        <w:pStyle w:val="CommentText"/>
      </w:pPr>
      <w:r>
        <w:rPr>
          <w:rStyle w:val="CommentReference"/>
        </w:rPr>
        <w:annotationRef/>
      </w:r>
      <w:r>
        <w:t>Great throwback</w:t>
      </w:r>
    </w:p>
  </w:comment>
  <w:comment w:id="14" w:author="Matthew K. Lau" w:date="2014-03-13T10:22:00Z" w:initials="MKL">
    <w:p w14:paraId="71B69D7C" w14:textId="77777777" w:rsidR="003514B7" w:rsidRDefault="003514B7" w:rsidP="00E23578">
      <w:pPr>
        <w:pStyle w:val="CommentText"/>
      </w:pPr>
      <w:r>
        <w:rPr>
          <w:rStyle w:val="CommentReference"/>
        </w:rPr>
        <w:annotationRef/>
      </w:r>
      <w:r>
        <w:t>Is there a citation for this? Maybe Allesina or Stouffer?</w:t>
      </w:r>
    </w:p>
  </w:comment>
  <w:comment w:id="15" w:author="Matthew K. Lau" w:date="2014-03-13T10:22:00Z" w:initials="MKL">
    <w:p w14:paraId="05C499C2" w14:textId="77777777" w:rsidR="003514B7" w:rsidRDefault="003514B7" w:rsidP="00E23578">
      <w:pPr>
        <w:pStyle w:val="CommentText"/>
      </w:pPr>
      <w:r>
        <w:rPr>
          <w:rStyle w:val="CommentReference"/>
        </w:rPr>
        <w:annotationRef/>
      </w:r>
      <w:r>
        <w:t>Discuss Bascompte, Fortuna and recently James 2012.</w:t>
      </w:r>
    </w:p>
  </w:comment>
  <w:comment w:id="16" w:author="Matthew K. Lau" w:date="2014-03-13T10:22:00Z" w:initials="MKL">
    <w:p w14:paraId="624B6524" w14:textId="77777777" w:rsidR="003514B7" w:rsidRDefault="003514B7" w:rsidP="00E23578">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p>
    <w:p w14:paraId="017402BA" w14:textId="77777777" w:rsidR="003514B7" w:rsidRDefault="003514B7" w:rsidP="00E23578">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Pr>
          <w:rFonts w:ascii="Helvetica" w:eastAsia="Times New Roman" w:hAnsi="Helvetica" w:cs="Times New Roman"/>
          <w:color w:val="333333"/>
          <w:sz w:val="20"/>
          <w:szCs w:val="20"/>
        </w:rPr>
        <w:t>Discuss Stuart’s work.</w:t>
      </w:r>
    </w:p>
    <w:p w14:paraId="5A995B95" w14:textId="77777777" w:rsidR="003514B7" w:rsidRDefault="003514B7" w:rsidP="00E23578">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p>
    <w:p w14:paraId="485B3DF1" w14:textId="77777777" w:rsidR="003514B7" w:rsidRDefault="003514B7" w:rsidP="00E23578">
      <w:pPr>
        <w:numPr>
          <w:ilvl w:val="0"/>
          <w:numId w:val="4"/>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Pr>
          <w:rStyle w:val="CommentReference"/>
        </w:rPr>
        <w:annotationRef/>
      </w:r>
      <w:r w:rsidRPr="0093507B">
        <w:rPr>
          <w:rFonts w:ascii="Helvetica" w:eastAsia="Times New Roman" w:hAnsi="Helvetica" w:cs="Times New Roman"/>
          <w:color w:val="333333"/>
          <w:sz w:val="20"/>
          <w:szCs w:val="20"/>
        </w:rPr>
        <w:t xml:space="preserve">Node/local centrality: </w:t>
      </w:r>
    </w:p>
    <w:p w14:paraId="6F64318C" w14:textId="77777777" w:rsidR="003514B7" w:rsidRDefault="003514B7" w:rsidP="00E23578">
      <w:pPr>
        <w:numPr>
          <w:ilvl w:val="1"/>
          <w:numId w:val="4"/>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1) most connected genotypes, </w:t>
      </w:r>
    </w:p>
    <w:p w14:paraId="71CDB062" w14:textId="77777777" w:rsidR="003514B7" w:rsidRPr="0093507B" w:rsidRDefault="003514B7" w:rsidP="00E23578">
      <w:pPr>
        <w:numPr>
          <w:ilvl w:val="1"/>
          <w:numId w:val="4"/>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2) most connected species</w:t>
      </w:r>
    </w:p>
    <w:p w14:paraId="7AF4886C" w14:textId="77777777" w:rsidR="003514B7" w:rsidRDefault="003514B7" w:rsidP="00E23578">
      <w:pPr>
        <w:numPr>
          <w:ilvl w:val="0"/>
          <w:numId w:val="4"/>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Network/global centrality: </w:t>
      </w:r>
    </w:p>
    <w:p w14:paraId="12229BEF" w14:textId="77777777" w:rsidR="003514B7" w:rsidRPr="0093507B" w:rsidRDefault="003514B7" w:rsidP="00E23578">
      <w:pPr>
        <w:numPr>
          <w:ilvl w:val="1"/>
          <w:numId w:val="4"/>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1) size of the reachable community</w:t>
      </w:r>
    </w:p>
    <w:p w14:paraId="54C4EDAC" w14:textId="77777777" w:rsidR="003514B7" w:rsidRPr="0093507B" w:rsidRDefault="003514B7" w:rsidP="00E23578">
      <w:pPr>
        <w:numPr>
          <w:ilvl w:val="0"/>
          <w:numId w:val="4"/>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Using pathway proliferation, we can investigate what genotypes or species are linked at different levels of indirect connections</w:t>
      </w:r>
    </w:p>
    <w:p w14:paraId="21DED520" w14:textId="77777777" w:rsidR="003514B7" w:rsidRDefault="003514B7" w:rsidP="00E23578">
      <w:pPr>
        <w:pStyle w:val="CommentText"/>
      </w:pPr>
    </w:p>
  </w:comment>
  <w:comment w:id="17" w:author="Matthew K. Lau" w:date="2014-03-13T10:37:00Z" w:initials="MKL">
    <w:p w14:paraId="69F8B824" w14:textId="77777777" w:rsidR="003514B7" w:rsidRDefault="003514B7" w:rsidP="00184F33">
      <w:pPr>
        <w:pStyle w:val="CommentText"/>
      </w:pPr>
      <w:r>
        <w:rPr>
          <w:rStyle w:val="CommentReference"/>
        </w:rPr>
        <w:annotationRef/>
      </w:r>
    </w:p>
    <w:p w14:paraId="4507C5CE" w14:textId="77777777" w:rsidR="003514B7" w:rsidRDefault="003514B7" w:rsidP="00184F33">
      <w:pPr>
        <w:pStyle w:val="CommentText"/>
      </w:pPr>
    </w:p>
    <w:p w14:paraId="566F10A1" w14:textId="05BD2A2D" w:rsidR="003514B7" w:rsidRDefault="003514B7" w:rsidP="00184F33">
      <w:pPr>
        <w:pStyle w:val="CommentText"/>
      </w:pPr>
      <w:r>
        <w:t>-Discussion Point: scaling to the species-species scale</w:t>
      </w:r>
    </w:p>
    <w:p w14:paraId="7DDDDBC8" w14:textId="77777777" w:rsidR="003514B7" w:rsidRDefault="003514B7" w:rsidP="00184F33">
      <w:pPr>
        <w:pStyle w:val="CommentText"/>
      </w:pPr>
      <w:r>
        <w:tab/>
      </w:r>
      <w:r>
        <w:tab/>
        <w:t>time?</w:t>
      </w:r>
    </w:p>
    <w:p w14:paraId="43458C0E" w14:textId="77777777" w:rsidR="003514B7" w:rsidRDefault="003514B7" w:rsidP="00184F33">
      <w:pPr>
        <w:pStyle w:val="CommentText"/>
      </w:pPr>
      <w:r>
        <w:tab/>
      </w:r>
      <w:r>
        <w:tab/>
        <w:t>The tree population has less structure and is shifted toward one end</w:t>
      </w:r>
    </w:p>
    <w:p w14:paraId="5E1ACD6D" w14:textId="77777777" w:rsidR="003514B7" w:rsidRDefault="003514B7" w:rsidP="00184F33">
      <w:pPr>
        <w:pStyle w:val="CommentText"/>
      </w:pPr>
      <w:r>
        <w:tab/>
      </w:r>
      <w:r>
        <w:tab/>
        <w:t>Kitty’s molecular ecology paper</w:t>
      </w:r>
    </w:p>
    <w:p w14:paraId="19FA996D" w14:textId="4547AE5B" w:rsidR="003514B7" w:rsidRDefault="003514B7" w:rsidP="00184F33">
      <w:pPr>
        <w:pStyle w:val="CommentText"/>
      </w:pPr>
      <w:r>
        <w:tab/>
      </w:r>
      <w:r>
        <w:tab/>
        <w:t>Spatial distribution</w:t>
      </w:r>
    </w:p>
  </w:comment>
  <w:comment w:id="18" w:author="Matthew K. Lau" w:date="2014-03-14T09:51:00Z" w:initials="MKL">
    <w:p w14:paraId="5CB8CD9D" w14:textId="38B4EE1B" w:rsidR="003514B7" w:rsidRDefault="003514B7">
      <w:pPr>
        <w:pStyle w:val="CommentText"/>
      </w:pPr>
      <w:r>
        <w:rPr>
          <w:rStyle w:val="CommentReference"/>
        </w:rPr>
        <w:annotationRef/>
      </w:r>
    </w:p>
    <w:p w14:paraId="101F5522" w14:textId="77777777" w:rsidR="003514B7" w:rsidRDefault="003514B7">
      <w:pPr>
        <w:pStyle w:val="CommentText"/>
      </w:pPr>
    </w:p>
    <w:p w14:paraId="1D11AC3B" w14:textId="756569D4" w:rsidR="003514B7" w:rsidRDefault="00E13C99">
      <w:pPr>
        <w:pStyle w:val="CommentText"/>
      </w:pPr>
      <w:hyperlink r:id="rId1" w:history="1">
        <w:r w:rsidR="003514B7" w:rsidRPr="008E720C">
          <w:rPr>
            <w:rStyle w:val="Hyperlink"/>
          </w:rPr>
          <w:t>http://darwin-online.org.uk/content/frameset?pageseq=1&amp;itemID=F800&amp;viewtype=text</w:t>
        </w:r>
      </w:hyperlink>
    </w:p>
    <w:p w14:paraId="27C4F8D3" w14:textId="77777777" w:rsidR="003514B7" w:rsidRDefault="003514B7">
      <w:pPr>
        <w:pStyle w:val="CommentText"/>
      </w:pPr>
    </w:p>
    <w:p w14:paraId="4E99DE61" w14:textId="77777777" w:rsidR="003514B7" w:rsidRDefault="003514B7">
      <w:pPr>
        <w:pStyle w:val="CommentText"/>
      </w:pPr>
    </w:p>
    <w:p w14:paraId="7FF50C85" w14:textId="44ACE08A" w:rsidR="003514B7" w:rsidRDefault="003514B7">
      <w:pPr>
        <w:pStyle w:val="CommentText"/>
      </w:pPr>
      <w:r>
        <w:rPr>
          <w:rFonts w:ascii="Verdana" w:hAnsi="Verdana" w:cs="Verdana"/>
          <w:sz w:val="32"/>
          <w:szCs w:val="32"/>
        </w:rPr>
        <w:t>As certain moths of Madagascar became larger through natural selection in relation to their general conditions of life, either in the larval or mature state, or as the proboscis alone was lengthened to obtain honey from the Angræcum and other deep tubular flowers, those individual plants of the Angræcum which had the longest nectaries (and the nectary varies much in length in some Orchids), and which, consequently, compelled the moths to insert their probosces up to the very base, would be fertilised. These plants would yield most seed, and the seedlings would generally inherit longer nectaries; and so it would be in successive generations of the plant and moth. Thus it would appear that there has been a race in gaining length between the nectary of the Angræcum and the proboscis of certain moths; but the Angræcum has triumphed, for it flourishes and abounds in the forests of Madagascar, and still troubles each moth to insert its proboscis as far as possible in order to drain the last drop of nectar.</w:t>
      </w:r>
    </w:p>
  </w:comment>
  <w:comment w:id="22" w:author="Matthew K. Lau" w:date="2014-03-13T13:49:00Z" w:initials="MKL">
    <w:p w14:paraId="12E3D276" w14:textId="3C5FFD05" w:rsidR="003514B7" w:rsidRDefault="003514B7">
      <w:pPr>
        <w:pStyle w:val="CommentText"/>
      </w:pPr>
      <w:r>
        <w:rPr>
          <w:rStyle w:val="CommentReference"/>
        </w:rPr>
        <w:annotationRef/>
      </w:r>
      <w:r>
        <w:t>Bipartite networks for the (A) empirical canopy arthropod community and (B) one of the simulated communities (genotypic effect = HIGH, asymptotic species total abudnances). The empirical community shows similar patterns in network structure to the simulated communities at high levels of genotypic effect.s</w:t>
      </w:r>
    </w:p>
  </w:comment>
  <w:comment w:id="24" w:author="Matthew K. Lau" w:date="2014-03-13T13:41:00Z" w:initials="MKL">
    <w:p w14:paraId="281315B2" w14:textId="77777777" w:rsidR="003514B7" w:rsidRDefault="003514B7">
      <w:pPr>
        <w:pStyle w:val="CommentText"/>
      </w:pPr>
      <w:r>
        <w:rPr>
          <w:rStyle w:val="CommentReference"/>
        </w:rPr>
        <w:annotationRef/>
      </w:r>
    </w:p>
    <w:p w14:paraId="3BAEC96D" w14:textId="4B7F234B" w:rsidR="003514B7" w:rsidRDefault="003514B7" w:rsidP="009C6672">
      <w:pPr>
        <w:pStyle w:val="CommentText"/>
        <w:numPr>
          <w:ilvl w:val="0"/>
          <w:numId w:val="1"/>
        </w:numPr>
      </w:pPr>
      <w:r>
        <w:t>Shannon’s H</w:t>
      </w:r>
    </w:p>
    <w:p w14:paraId="1DC28BEF" w14:textId="48E39CA5" w:rsidR="003514B7" w:rsidRDefault="003514B7" w:rsidP="009C6672">
      <w:pPr>
        <w:pStyle w:val="CommentText"/>
        <w:numPr>
          <w:ilvl w:val="0"/>
          <w:numId w:val="1"/>
        </w:numPr>
      </w:pPr>
      <w:r>
        <w:t>Bars show 1SD</w:t>
      </w:r>
    </w:p>
    <w:p w14:paraId="5EFD3AAF" w14:textId="16462858" w:rsidR="003514B7" w:rsidRDefault="003514B7" w:rsidP="009C6672">
      <w:pPr>
        <w:pStyle w:val="CommentText"/>
        <w:numPr>
          <w:ilvl w:val="0"/>
          <w:numId w:val="1"/>
        </w:numPr>
      </w:pPr>
      <w:r>
        <w:t>Line shows canopy arthropod Total H</w:t>
      </w:r>
    </w:p>
    <w:p w14:paraId="4740F1C8" w14:textId="77777777" w:rsidR="003514B7" w:rsidRDefault="003514B7" w:rsidP="009C6672">
      <w:pPr>
        <w:pStyle w:val="CommentText"/>
        <w:numPr>
          <w:ilvl w:val="0"/>
          <w:numId w:val="1"/>
        </w:numPr>
      </w:pPr>
    </w:p>
    <w:p w14:paraId="01FEE446" w14:textId="3B723975" w:rsidR="003514B7" w:rsidRDefault="003514B7">
      <w:pPr>
        <w:pStyle w:val="CommentText"/>
      </w:pPr>
    </w:p>
  </w:comment>
  <w:comment w:id="25" w:author="Matthew K. Lau" w:date="2014-03-13T13:43:00Z" w:initials="MKL">
    <w:p w14:paraId="58B48FBB" w14:textId="4CC3C8A0" w:rsidR="003514B7" w:rsidRDefault="003514B7">
      <w:pPr>
        <w:pStyle w:val="CommentText"/>
      </w:pPr>
      <w:r>
        <w:rPr>
          <w:rStyle w:val="CommentReference"/>
        </w:rPr>
        <w:annotationRef/>
      </w:r>
      <w:r>
        <w:t>Histograms of the co-occurrence and network statistics for the null simulated communities (n=5000, burn-in=100). Dashed line shows the observed values from the canopy arthropod community.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4C71"/>
    <w:rsid w:val="000072E9"/>
    <w:rsid w:val="00007A70"/>
    <w:rsid w:val="00012368"/>
    <w:rsid w:val="00012A22"/>
    <w:rsid w:val="00014FE1"/>
    <w:rsid w:val="00023BA0"/>
    <w:rsid w:val="00023EF4"/>
    <w:rsid w:val="00027510"/>
    <w:rsid w:val="00034132"/>
    <w:rsid w:val="0004546E"/>
    <w:rsid w:val="0005638A"/>
    <w:rsid w:val="00063D57"/>
    <w:rsid w:val="00064E6B"/>
    <w:rsid w:val="00064EC1"/>
    <w:rsid w:val="00072462"/>
    <w:rsid w:val="000745C6"/>
    <w:rsid w:val="000A3D5E"/>
    <w:rsid w:val="000A430B"/>
    <w:rsid w:val="000B0055"/>
    <w:rsid w:val="000B0D97"/>
    <w:rsid w:val="000B2ADB"/>
    <w:rsid w:val="000D1DC0"/>
    <w:rsid w:val="000D1DD2"/>
    <w:rsid w:val="000E037F"/>
    <w:rsid w:val="000E1D9A"/>
    <w:rsid w:val="000F1234"/>
    <w:rsid w:val="000F57A3"/>
    <w:rsid w:val="0010529F"/>
    <w:rsid w:val="00111AD1"/>
    <w:rsid w:val="00120BCF"/>
    <w:rsid w:val="00123D9F"/>
    <w:rsid w:val="00127BC3"/>
    <w:rsid w:val="00130991"/>
    <w:rsid w:val="001345C8"/>
    <w:rsid w:val="00152B71"/>
    <w:rsid w:val="001539E4"/>
    <w:rsid w:val="00153BE3"/>
    <w:rsid w:val="001648B2"/>
    <w:rsid w:val="00164BB9"/>
    <w:rsid w:val="00172CEA"/>
    <w:rsid w:val="0017328D"/>
    <w:rsid w:val="00176C06"/>
    <w:rsid w:val="00181C22"/>
    <w:rsid w:val="001835D4"/>
    <w:rsid w:val="00184F33"/>
    <w:rsid w:val="001A384B"/>
    <w:rsid w:val="001A4518"/>
    <w:rsid w:val="001B1862"/>
    <w:rsid w:val="001B3000"/>
    <w:rsid w:val="001B469F"/>
    <w:rsid w:val="001C10AF"/>
    <w:rsid w:val="001C1EB9"/>
    <w:rsid w:val="001D0C46"/>
    <w:rsid w:val="001D0ED3"/>
    <w:rsid w:val="001E4D22"/>
    <w:rsid w:val="001E6377"/>
    <w:rsid w:val="001F71CE"/>
    <w:rsid w:val="001F72DE"/>
    <w:rsid w:val="001F731A"/>
    <w:rsid w:val="001F7708"/>
    <w:rsid w:val="00213076"/>
    <w:rsid w:val="00226F3B"/>
    <w:rsid w:val="00230629"/>
    <w:rsid w:val="00233972"/>
    <w:rsid w:val="0024555B"/>
    <w:rsid w:val="00252F79"/>
    <w:rsid w:val="002571ED"/>
    <w:rsid w:val="00263620"/>
    <w:rsid w:val="00265694"/>
    <w:rsid w:val="00271F66"/>
    <w:rsid w:val="00276C2D"/>
    <w:rsid w:val="00283127"/>
    <w:rsid w:val="00297688"/>
    <w:rsid w:val="002A0EF9"/>
    <w:rsid w:val="002A4EC1"/>
    <w:rsid w:val="002B1B18"/>
    <w:rsid w:val="002B48A6"/>
    <w:rsid w:val="002C6F7D"/>
    <w:rsid w:val="002C71BA"/>
    <w:rsid w:val="002E1FEE"/>
    <w:rsid w:val="002E23D1"/>
    <w:rsid w:val="002E379A"/>
    <w:rsid w:val="002E72BD"/>
    <w:rsid w:val="002F69BB"/>
    <w:rsid w:val="002F6F6A"/>
    <w:rsid w:val="00304721"/>
    <w:rsid w:val="0030478B"/>
    <w:rsid w:val="0030627B"/>
    <w:rsid w:val="00307CB2"/>
    <w:rsid w:val="00310C59"/>
    <w:rsid w:val="003211B4"/>
    <w:rsid w:val="00331017"/>
    <w:rsid w:val="00334796"/>
    <w:rsid w:val="003402FC"/>
    <w:rsid w:val="00340CF3"/>
    <w:rsid w:val="003419DE"/>
    <w:rsid w:val="003426E7"/>
    <w:rsid w:val="00346B82"/>
    <w:rsid w:val="003514B7"/>
    <w:rsid w:val="003562E6"/>
    <w:rsid w:val="003709FB"/>
    <w:rsid w:val="00377FB6"/>
    <w:rsid w:val="00384558"/>
    <w:rsid w:val="00393FDE"/>
    <w:rsid w:val="00394381"/>
    <w:rsid w:val="00395B11"/>
    <w:rsid w:val="003966E0"/>
    <w:rsid w:val="00397457"/>
    <w:rsid w:val="003D4C2E"/>
    <w:rsid w:val="003E2523"/>
    <w:rsid w:val="003E2F3F"/>
    <w:rsid w:val="003E3F62"/>
    <w:rsid w:val="003E5471"/>
    <w:rsid w:val="003E6AEB"/>
    <w:rsid w:val="003F2E02"/>
    <w:rsid w:val="003F7FA9"/>
    <w:rsid w:val="004014D3"/>
    <w:rsid w:val="00402726"/>
    <w:rsid w:val="00406D58"/>
    <w:rsid w:val="00410ABC"/>
    <w:rsid w:val="00414188"/>
    <w:rsid w:val="004203B8"/>
    <w:rsid w:val="004246C3"/>
    <w:rsid w:val="004377A0"/>
    <w:rsid w:val="00442E93"/>
    <w:rsid w:val="00450ABD"/>
    <w:rsid w:val="0045280E"/>
    <w:rsid w:val="00456C94"/>
    <w:rsid w:val="00456E60"/>
    <w:rsid w:val="00461343"/>
    <w:rsid w:val="00465A2A"/>
    <w:rsid w:val="004774B9"/>
    <w:rsid w:val="004803CA"/>
    <w:rsid w:val="00485FE6"/>
    <w:rsid w:val="00495756"/>
    <w:rsid w:val="004972DF"/>
    <w:rsid w:val="00497EE0"/>
    <w:rsid w:val="004A0F69"/>
    <w:rsid w:val="004A4728"/>
    <w:rsid w:val="004A58F2"/>
    <w:rsid w:val="004C334B"/>
    <w:rsid w:val="004C37E1"/>
    <w:rsid w:val="004C4B71"/>
    <w:rsid w:val="004C6468"/>
    <w:rsid w:val="004D4276"/>
    <w:rsid w:val="004D5AB0"/>
    <w:rsid w:val="004D5CEA"/>
    <w:rsid w:val="004E1A07"/>
    <w:rsid w:val="004E4933"/>
    <w:rsid w:val="004F0AE4"/>
    <w:rsid w:val="004F243F"/>
    <w:rsid w:val="004F55E1"/>
    <w:rsid w:val="004F68B9"/>
    <w:rsid w:val="00506E77"/>
    <w:rsid w:val="00511ECC"/>
    <w:rsid w:val="005204E3"/>
    <w:rsid w:val="00530AD4"/>
    <w:rsid w:val="00543A1F"/>
    <w:rsid w:val="00550183"/>
    <w:rsid w:val="00550529"/>
    <w:rsid w:val="00551DCB"/>
    <w:rsid w:val="005624EA"/>
    <w:rsid w:val="00566AF5"/>
    <w:rsid w:val="00571B1F"/>
    <w:rsid w:val="00573A51"/>
    <w:rsid w:val="0057700F"/>
    <w:rsid w:val="00577A2E"/>
    <w:rsid w:val="00581E3A"/>
    <w:rsid w:val="00591C73"/>
    <w:rsid w:val="005936A6"/>
    <w:rsid w:val="00594A3A"/>
    <w:rsid w:val="00595114"/>
    <w:rsid w:val="00596B91"/>
    <w:rsid w:val="005C28A6"/>
    <w:rsid w:val="005D157D"/>
    <w:rsid w:val="005D47C8"/>
    <w:rsid w:val="005D5A56"/>
    <w:rsid w:val="005E0A53"/>
    <w:rsid w:val="005E639E"/>
    <w:rsid w:val="005F142A"/>
    <w:rsid w:val="005F1590"/>
    <w:rsid w:val="005F4E98"/>
    <w:rsid w:val="005F5972"/>
    <w:rsid w:val="0061539C"/>
    <w:rsid w:val="0061730C"/>
    <w:rsid w:val="006219D5"/>
    <w:rsid w:val="00621AB1"/>
    <w:rsid w:val="006341D5"/>
    <w:rsid w:val="006429B9"/>
    <w:rsid w:val="00650B4F"/>
    <w:rsid w:val="00651BB2"/>
    <w:rsid w:val="00652B35"/>
    <w:rsid w:val="00660EBC"/>
    <w:rsid w:val="00670ACA"/>
    <w:rsid w:val="006714DD"/>
    <w:rsid w:val="006840CE"/>
    <w:rsid w:val="006878C2"/>
    <w:rsid w:val="0069397F"/>
    <w:rsid w:val="00694951"/>
    <w:rsid w:val="006A057E"/>
    <w:rsid w:val="006A20D6"/>
    <w:rsid w:val="006B6235"/>
    <w:rsid w:val="006C07C5"/>
    <w:rsid w:val="006C14B3"/>
    <w:rsid w:val="006C4829"/>
    <w:rsid w:val="006D2296"/>
    <w:rsid w:val="006D3DFF"/>
    <w:rsid w:val="006D7B0A"/>
    <w:rsid w:val="006F1279"/>
    <w:rsid w:val="006F33B2"/>
    <w:rsid w:val="006F7465"/>
    <w:rsid w:val="00704C49"/>
    <w:rsid w:val="00711028"/>
    <w:rsid w:val="00711860"/>
    <w:rsid w:val="00723BC6"/>
    <w:rsid w:val="00753E88"/>
    <w:rsid w:val="00755F0E"/>
    <w:rsid w:val="00756EFA"/>
    <w:rsid w:val="007827CE"/>
    <w:rsid w:val="00790C96"/>
    <w:rsid w:val="007917F5"/>
    <w:rsid w:val="007A258E"/>
    <w:rsid w:val="007A6314"/>
    <w:rsid w:val="007A7BB8"/>
    <w:rsid w:val="007B226C"/>
    <w:rsid w:val="007B2D7B"/>
    <w:rsid w:val="007B2F0A"/>
    <w:rsid w:val="007C7096"/>
    <w:rsid w:val="007D2594"/>
    <w:rsid w:val="007F3645"/>
    <w:rsid w:val="007F3CD0"/>
    <w:rsid w:val="007F4636"/>
    <w:rsid w:val="00804ECD"/>
    <w:rsid w:val="0081026D"/>
    <w:rsid w:val="00811A60"/>
    <w:rsid w:val="00813ED5"/>
    <w:rsid w:val="00835799"/>
    <w:rsid w:val="00841292"/>
    <w:rsid w:val="00843ED3"/>
    <w:rsid w:val="00846DDE"/>
    <w:rsid w:val="00862122"/>
    <w:rsid w:val="00863047"/>
    <w:rsid w:val="00873678"/>
    <w:rsid w:val="008739E2"/>
    <w:rsid w:val="00873B8E"/>
    <w:rsid w:val="00877447"/>
    <w:rsid w:val="008819CC"/>
    <w:rsid w:val="00883603"/>
    <w:rsid w:val="00885598"/>
    <w:rsid w:val="00895256"/>
    <w:rsid w:val="00897E1D"/>
    <w:rsid w:val="008A6FF4"/>
    <w:rsid w:val="008B525D"/>
    <w:rsid w:val="008B7C0D"/>
    <w:rsid w:val="008C12C7"/>
    <w:rsid w:val="008C2E70"/>
    <w:rsid w:val="008C5E6C"/>
    <w:rsid w:val="008D04AD"/>
    <w:rsid w:val="008D513B"/>
    <w:rsid w:val="008E193D"/>
    <w:rsid w:val="008E51D2"/>
    <w:rsid w:val="008E5FAD"/>
    <w:rsid w:val="008F1DA7"/>
    <w:rsid w:val="008F3F26"/>
    <w:rsid w:val="008F4A25"/>
    <w:rsid w:val="00900AB9"/>
    <w:rsid w:val="00902825"/>
    <w:rsid w:val="0091233A"/>
    <w:rsid w:val="00921727"/>
    <w:rsid w:val="009229A3"/>
    <w:rsid w:val="00923FD7"/>
    <w:rsid w:val="0093507B"/>
    <w:rsid w:val="00941858"/>
    <w:rsid w:val="00947CA4"/>
    <w:rsid w:val="009511E8"/>
    <w:rsid w:val="00954C4B"/>
    <w:rsid w:val="00965467"/>
    <w:rsid w:val="00974B79"/>
    <w:rsid w:val="009919C8"/>
    <w:rsid w:val="00994A56"/>
    <w:rsid w:val="00997334"/>
    <w:rsid w:val="009A030E"/>
    <w:rsid w:val="009A7FC5"/>
    <w:rsid w:val="009C2C7C"/>
    <w:rsid w:val="009C5539"/>
    <w:rsid w:val="009C6672"/>
    <w:rsid w:val="009C706F"/>
    <w:rsid w:val="009D15E0"/>
    <w:rsid w:val="009D553E"/>
    <w:rsid w:val="009F0732"/>
    <w:rsid w:val="00A0432D"/>
    <w:rsid w:val="00A06B5D"/>
    <w:rsid w:val="00A113A4"/>
    <w:rsid w:val="00A1167C"/>
    <w:rsid w:val="00A15070"/>
    <w:rsid w:val="00A16D06"/>
    <w:rsid w:val="00A40B17"/>
    <w:rsid w:val="00A40D5B"/>
    <w:rsid w:val="00A41206"/>
    <w:rsid w:val="00A4434D"/>
    <w:rsid w:val="00A54D2A"/>
    <w:rsid w:val="00A5514D"/>
    <w:rsid w:val="00A55313"/>
    <w:rsid w:val="00A61FC1"/>
    <w:rsid w:val="00A675D2"/>
    <w:rsid w:val="00A75BAE"/>
    <w:rsid w:val="00A75ED6"/>
    <w:rsid w:val="00A8440B"/>
    <w:rsid w:val="00A9615C"/>
    <w:rsid w:val="00A96D9C"/>
    <w:rsid w:val="00AA2A38"/>
    <w:rsid w:val="00AA2AD9"/>
    <w:rsid w:val="00AA49A9"/>
    <w:rsid w:val="00AB2FE4"/>
    <w:rsid w:val="00AB457C"/>
    <w:rsid w:val="00AC0428"/>
    <w:rsid w:val="00AD3C2C"/>
    <w:rsid w:val="00AD57FD"/>
    <w:rsid w:val="00AF0998"/>
    <w:rsid w:val="00AF1C58"/>
    <w:rsid w:val="00AF25C0"/>
    <w:rsid w:val="00B0613C"/>
    <w:rsid w:val="00B1295C"/>
    <w:rsid w:val="00B24442"/>
    <w:rsid w:val="00B271B3"/>
    <w:rsid w:val="00B27DB5"/>
    <w:rsid w:val="00B30711"/>
    <w:rsid w:val="00B36AE2"/>
    <w:rsid w:val="00B401AF"/>
    <w:rsid w:val="00B44724"/>
    <w:rsid w:val="00B463EF"/>
    <w:rsid w:val="00B47B04"/>
    <w:rsid w:val="00B60B49"/>
    <w:rsid w:val="00B626D0"/>
    <w:rsid w:val="00B73106"/>
    <w:rsid w:val="00B73FB9"/>
    <w:rsid w:val="00B80BC4"/>
    <w:rsid w:val="00B83DB6"/>
    <w:rsid w:val="00B8498C"/>
    <w:rsid w:val="00B90369"/>
    <w:rsid w:val="00B9188E"/>
    <w:rsid w:val="00B969B8"/>
    <w:rsid w:val="00BA08B5"/>
    <w:rsid w:val="00BB2A5B"/>
    <w:rsid w:val="00BB4E84"/>
    <w:rsid w:val="00BC1535"/>
    <w:rsid w:val="00BC23EB"/>
    <w:rsid w:val="00BC45A1"/>
    <w:rsid w:val="00BC4E01"/>
    <w:rsid w:val="00BC55FB"/>
    <w:rsid w:val="00BC6F7F"/>
    <w:rsid w:val="00BD476B"/>
    <w:rsid w:val="00BE0DDB"/>
    <w:rsid w:val="00BE1B58"/>
    <w:rsid w:val="00BE6244"/>
    <w:rsid w:val="00BF09F3"/>
    <w:rsid w:val="00BF61B8"/>
    <w:rsid w:val="00C010E7"/>
    <w:rsid w:val="00C01F2A"/>
    <w:rsid w:val="00C05F1A"/>
    <w:rsid w:val="00C148E0"/>
    <w:rsid w:val="00C1527F"/>
    <w:rsid w:val="00C202B2"/>
    <w:rsid w:val="00C31353"/>
    <w:rsid w:val="00C3299E"/>
    <w:rsid w:val="00C40D77"/>
    <w:rsid w:val="00C44999"/>
    <w:rsid w:val="00C47DC7"/>
    <w:rsid w:val="00C52D19"/>
    <w:rsid w:val="00C544B6"/>
    <w:rsid w:val="00C735E0"/>
    <w:rsid w:val="00C736E6"/>
    <w:rsid w:val="00C73C4B"/>
    <w:rsid w:val="00C73DB5"/>
    <w:rsid w:val="00C74480"/>
    <w:rsid w:val="00C858AC"/>
    <w:rsid w:val="00CA7A37"/>
    <w:rsid w:val="00CB1F78"/>
    <w:rsid w:val="00CB49E4"/>
    <w:rsid w:val="00CB67EE"/>
    <w:rsid w:val="00CC1F9F"/>
    <w:rsid w:val="00CC24E6"/>
    <w:rsid w:val="00CC5C53"/>
    <w:rsid w:val="00CD5A04"/>
    <w:rsid w:val="00CE0A8D"/>
    <w:rsid w:val="00CE60EC"/>
    <w:rsid w:val="00CF366D"/>
    <w:rsid w:val="00CF3937"/>
    <w:rsid w:val="00CF6CE4"/>
    <w:rsid w:val="00D07CAC"/>
    <w:rsid w:val="00D148C9"/>
    <w:rsid w:val="00D26EF3"/>
    <w:rsid w:val="00D32AFE"/>
    <w:rsid w:val="00D41FC1"/>
    <w:rsid w:val="00D42CB4"/>
    <w:rsid w:val="00D4468F"/>
    <w:rsid w:val="00D46908"/>
    <w:rsid w:val="00D52349"/>
    <w:rsid w:val="00D524D5"/>
    <w:rsid w:val="00D536D3"/>
    <w:rsid w:val="00D6261D"/>
    <w:rsid w:val="00D66251"/>
    <w:rsid w:val="00D66C0E"/>
    <w:rsid w:val="00D67A5B"/>
    <w:rsid w:val="00D71EB9"/>
    <w:rsid w:val="00D74EE6"/>
    <w:rsid w:val="00D76934"/>
    <w:rsid w:val="00D81685"/>
    <w:rsid w:val="00D816C7"/>
    <w:rsid w:val="00D85DF1"/>
    <w:rsid w:val="00D8694D"/>
    <w:rsid w:val="00D917FD"/>
    <w:rsid w:val="00D97FAE"/>
    <w:rsid w:val="00DA01D4"/>
    <w:rsid w:val="00DA5C9B"/>
    <w:rsid w:val="00DA7AC2"/>
    <w:rsid w:val="00DB6E6C"/>
    <w:rsid w:val="00DD14FB"/>
    <w:rsid w:val="00DD258C"/>
    <w:rsid w:val="00DD2FA8"/>
    <w:rsid w:val="00DD63AC"/>
    <w:rsid w:val="00DD6B70"/>
    <w:rsid w:val="00DE1B94"/>
    <w:rsid w:val="00DE4371"/>
    <w:rsid w:val="00DE48EE"/>
    <w:rsid w:val="00DE5436"/>
    <w:rsid w:val="00DE6361"/>
    <w:rsid w:val="00DF0E6B"/>
    <w:rsid w:val="00DF1F1F"/>
    <w:rsid w:val="00DF72EC"/>
    <w:rsid w:val="00E11B7D"/>
    <w:rsid w:val="00E13C99"/>
    <w:rsid w:val="00E172F6"/>
    <w:rsid w:val="00E1797B"/>
    <w:rsid w:val="00E17FB6"/>
    <w:rsid w:val="00E2054C"/>
    <w:rsid w:val="00E23578"/>
    <w:rsid w:val="00E32DC1"/>
    <w:rsid w:val="00E34D5F"/>
    <w:rsid w:val="00E37109"/>
    <w:rsid w:val="00E42417"/>
    <w:rsid w:val="00E467DF"/>
    <w:rsid w:val="00E57E13"/>
    <w:rsid w:val="00E664C5"/>
    <w:rsid w:val="00E802AF"/>
    <w:rsid w:val="00E80BCB"/>
    <w:rsid w:val="00E83873"/>
    <w:rsid w:val="00E85BAD"/>
    <w:rsid w:val="00E86F8F"/>
    <w:rsid w:val="00E873CC"/>
    <w:rsid w:val="00E87940"/>
    <w:rsid w:val="00E95124"/>
    <w:rsid w:val="00EA0E53"/>
    <w:rsid w:val="00EC2080"/>
    <w:rsid w:val="00EC6B09"/>
    <w:rsid w:val="00ED1B0C"/>
    <w:rsid w:val="00EE355E"/>
    <w:rsid w:val="00EE4A0A"/>
    <w:rsid w:val="00EE4F43"/>
    <w:rsid w:val="00EF10C9"/>
    <w:rsid w:val="00EF19FE"/>
    <w:rsid w:val="00EF4348"/>
    <w:rsid w:val="00F05C17"/>
    <w:rsid w:val="00F07BEF"/>
    <w:rsid w:val="00F12B72"/>
    <w:rsid w:val="00F14AFD"/>
    <w:rsid w:val="00F15624"/>
    <w:rsid w:val="00F26819"/>
    <w:rsid w:val="00F277E3"/>
    <w:rsid w:val="00F3180D"/>
    <w:rsid w:val="00F334F0"/>
    <w:rsid w:val="00F37E0B"/>
    <w:rsid w:val="00F41108"/>
    <w:rsid w:val="00F5454A"/>
    <w:rsid w:val="00F561BF"/>
    <w:rsid w:val="00F74B1B"/>
    <w:rsid w:val="00F8136C"/>
    <w:rsid w:val="00F8340A"/>
    <w:rsid w:val="00F84417"/>
    <w:rsid w:val="00FA5E5A"/>
    <w:rsid w:val="00FB1322"/>
    <w:rsid w:val="00FC6DCE"/>
    <w:rsid w:val="00FD1108"/>
    <w:rsid w:val="00FF270E"/>
    <w:rsid w:val="00FF3D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darwin-online.org.uk/content/frameset?pageseq=1&amp;itemID=F800&amp;viewtype=text"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mailto:mkl48@nau.edu" TargetMode="External"/><Relationship Id="rId9" Type="http://schemas.openxmlformats.org/officeDocument/2006/relationships/image" Target="media/image1.em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2FB5F-1F99-4048-8B71-52A6AF7AC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13</Pages>
  <Words>2119</Words>
  <Characters>12082</Characters>
  <Application>Microsoft Macintosh Word</Application>
  <DocSecurity>0</DocSecurity>
  <Lines>100</Lines>
  <Paragraphs>28</Paragraphs>
  <ScaleCrop>false</ScaleCrop>
  <Company/>
  <LinksUpToDate>false</LinksUpToDate>
  <CharactersWithSpaces>14173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532</cp:revision>
  <dcterms:created xsi:type="dcterms:W3CDTF">2014-03-07T22:48:00Z</dcterms:created>
  <dcterms:modified xsi:type="dcterms:W3CDTF">2014-03-17T15:05:00Z</dcterms:modified>
</cp:coreProperties>
</file>